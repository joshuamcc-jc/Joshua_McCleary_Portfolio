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DEC4D" w14:textId="0BD96145" w:rsidR="009F73C0" w:rsidRDefault="009F73C0">
      <w:bookmarkStart w:id="0" w:name="_Hlk42681658"/>
      <w:bookmarkEnd w:id="0"/>
    </w:p>
    <w:p w14:paraId="2D753E7A" w14:textId="05EAA0D2" w:rsidR="00B97C6D" w:rsidRDefault="00B97C6D"/>
    <w:p w14:paraId="15284B3E" w14:textId="45DB50C8" w:rsidR="00B97C6D" w:rsidRDefault="00B97C6D"/>
    <w:p w14:paraId="09B6D889" w14:textId="469DA502" w:rsidR="00B97C6D" w:rsidRDefault="00B97C6D"/>
    <w:p w14:paraId="28D02222" w14:textId="53BA351D" w:rsidR="00B97C6D" w:rsidRDefault="00B97C6D"/>
    <w:p w14:paraId="29946D4F" w14:textId="3E322606" w:rsidR="00B97C6D" w:rsidRDefault="00B97C6D"/>
    <w:p w14:paraId="24E9821B" w14:textId="2D311C0D" w:rsidR="00B97C6D" w:rsidRDefault="00B97C6D"/>
    <w:p w14:paraId="500DFB2F" w14:textId="436A1975" w:rsidR="00B97C6D" w:rsidRDefault="00B97C6D"/>
    <w:p w14:paraId="247B31BF" w14:textId="77777777" w:rsidR="00B97C6D" w:rsidRPr="00DD70A1" w:rsidRDefault="00B97C6D" w:rsidP="00B97C6D">
      <w:pPr>
        <w:spacing w:line="480" w:lineRule="auto"/>
        <w:jc w:val="center"/>
        <w:rPr>
          <w:rFonts w:ascii="Times New Roman" w:hAnsi="Times New Roman" w:cs="Times New Roman"/>
          <w:sz w:val="24"/>
          <w:szCs w:val="24"/>
        </w:rPr>
      </w:pPr>
      <w:r w:rsidRPr="00DD70A1">
        <w:rPr>
          <w:rFonts w:ascii="Times New Roman" w:hAnsi="Times New Roman" w:cs="Times New Roman"/>
          <w:sz w:val="24"/>
          <w:szCs w:val="24"/>
        </w:rPr>
        <w:t>Video Game Industry: Competitive Landscape Analysis</w:t>
      </w:r>
    </w:p>
    <w:p w14:paraId="2530300D" w14:textId="3EEAE1B1" w:rsidR="00B97C6D" w:rsidRDefault="00192CD6" w:rsidP="00B97C6D">
      <w:pPr>
        <w:spacing w:line="480" w:lineRule="auto"/>
        <w:jc w:val="center"/>
        <w:rPr>
          <w:rFonts w:ascii="Times New Roman" w:hAnsi="Times New Roman" w:cs="Times New Roman"/>
          <w:sz w:val="24"/>
          <w:szCs w:val="24"/>
        </w:rPr>
      </w:pPr>
      <w:r>
        <w:rPr>
          <w:rFonts w:ascii="Times New Roman" w:hAnsi="Times New Roman" w:cs="Times New Roman"/>
          <w:sz w:val="24"/>
          <w:szCs w:val="24"/>
        </w:rPr>
        <w:t>Joshua McCleary</w:t>
      </w:r>
    </w:p>
    <w:p w14:paraId="44B01706" w14:textId="7FC87285" w:rsidR="00B97C6D" w:rsidRDefault="00192CD6" w:rsidP="00B97C6D">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McIntosh</w:t>
      </w:r>
    </w:p>
    <w:p w14:paraId="327012C7" w14:textId="77777777" w:rsidR="00B97C6D" w:rsidRDefault="00B97C6D" w:rsidP="00B97C6D">
      <w:pPr>
        <w:spacing w:line="480" w:lineRule="auto"/>
        <w:jc w:val="center"/>
        <w:rPr>
          <w:rFonts w:ascii="Times New Roman" w:hAnsi="Times New Roman" w:cs="Times New Roman"/>
          <w:sz w:val="24"/>
          <w:szCs w:val="24"/>
        </w:rPr>
      </w:pPr>
      <w:r>
        <w:rPr>
          <w:rFonts w:ascii="Times New Roman" w:hAnsi="Times New Roman" w:cs="Times New Roman"/>
          <w:sz w:val="24"/>
          <w:szCs w:val="24"/>
        </w:rPr>
        <w:t>Jennifer M. Rogers</w:t>
      </w:r>
    </w:p>
    <w:p w14:paraId="108D2EB8" w14:textId="77777777" w:rsidR="00B97C6D" w:rsidRDefault="00B97C6D" w:rsidP="00B97C6D">
      <w:pPr>
        <w:spacing w:line="480" w:lineRule="auto"/>
        <w:jc w:val="center"/>
        <w:rPr>
          <w:rFonts w:ascii="Times New Roman" w:hAnsi="Times New Roman" w:cs="Times New Roman"/>
          <w:sz w:val="24"/>
          <w:szCs w:val="24"/>
        </w:rPr>
      </w:pPr>
      <w:r>
        <w:rPr>
          <w:rFonts w:ascii="Times New Roman" w:hAnsi="Times New Roman" w:cs="Times New Roman"/>
          <w:sz w:val="24"/>
          <w:szCs w:val="24"/>
        </w:rPr>
        <w:t>James M. Watson</w:t>
      </w:r>
    </w:p>
    <w:p w14:paraId="1345F4D4" w14:textId="77777777" w:rsidR="00B97C6D" w:rsidRPr="00DD70A1" w:rsidRDefault="00B97C6D" w:rsidP="00B97C6D">
      <w:pPr>
        <w:spacing w:line="480" w:lineRule="auto"/>
        <w:jc w:val="center"/>
        <w:rPr>
          <w:rFonts w:ascii="Times New Roman" w:hAnsi="Times New Roman" w:cs="Times New Roman"/>
          <w:sz w:val="24"/>
          <w:szCs w:val="24"/>
        </w:rPr>
      </w:pPr>
      <w:r>
        <w:rPr>
          <w:rFonts w:ascii="Times New Roman" w:hAnsi="Times New Roman" w:cs="Times New Roman"/>
          <w:sz w:val="24"/>
          <w:szCs w:val="24"/>
        </w:rPr>
        <w:t>Syracuse University</w:t>
      </w:r>
    </w:p>
    <w:p w14:paraId="7DCE3464" w14:textId="77777777" w:rsidR="00B97C6D" w:rsidRPr="00DD70A1" w:rsidRDefault="00B97C6D" w:rsidP="00B97C6D">
      <w:pPr>
        <w:spacing w:line="480" w:lineRule="auto"/>
        <w:rPr>
          <w:rFonts w:ascii="Times New Roman" w:hAnsi="Times New Roman" w:cs="Times New Roman"/>
          <w:sz w:val="24"/>
          <w:szCs w:val="24"/>
        </w:rPr>
      </w:pPr>
    </w:p>
    <w:p w14:paraId="68CB73A6" w14:textId="089BCD7C" w:rsidR="00B97C6D" w:rsidRDefault="00B97C6D"/>
    <w:p w14:paraId="5C26C498" w14:textId="5650DE0C" w:rsidR="00B97C6D" w:rsidRDefault="00B97C6D"/>
    <w:p w14:paraId="77636299" w14:textId="3ACA8B88" w:rsidR="00B97C6D" w:rsidRDefault="00B97C6D"/>
    <w:p w14:paraId="0757B54E" w14:textId="4AD31D18" w:rsidR="00B97C6D" w:rsidRDefault="00B97C6D"/>
    <w:p w14:paraId="200FFE8F" w14:textId="20A56973" w:rsidR="00B97C6D" w:rsidRDefault="00B97C6D"/>
    <w:p w14:paraId="04CB2EC8" w14:textId="01CE6582" w:rsidR="00B97C6D" w:rsidRDefault="00B97C6D"/>
    <w:p w14:paraId="6618DE34" w14:textId="631150A6" w:rsidR="00B97C6D" w:rsidRDefault="00B97C6D"/>
    <w:p w14:paraId="2A4FE665" w14:textId="56466E5B" w:rsidR="00B97C6D" w:rsidRDefault="00B97C6D"/>
    <w:p w14:paraId="670485B4" w14:textId="338A32C4" w:rsidR="00B97C6D" w:rsidRDefault="00B97C6D"/>
    <w:p w14:paraId="57CA6404" w14:textId="0A6BCCFE" w:rsidR="00B97C6D" w:rsidRDefault="00B97C6D"/>
    <w:p w14:paraId="64A3D016" w14:textId="7B72D573" w:rsidR="00B97C6D" w:rsidRDefault="00B97C6D"/>
    <w:p w14:paraId="7F738779" w14:textId="0E211FFA" w:rsidR="00B97C6D" w:rsidRDefault="00B97C6D"/>
    <w:p w14:paraId="27D46668" w14:textId="1A695A2F" w:rsidR="00B97C6D" w:rsidRDefault="00B97C6D"/>
    <w:p w14:paraId="56B56B9B" w14:textId="08EDEB6F" w:rsidR="00B97C6D" w:rsidRDefault="00B97C6D"/>
    <w:p w14:paraId="2A6DB7CC" w14:textId="4E30E8F9" w:rsidR="00B97C6D" w:rsidRDefault="00B97C6D"/>
    <w:p w14:paraId="45666675" w14:textId="047573B8" w:rsidR="00B97C6D" w:rsidRDefault="00B97C6D"/>
    <w:p w14:paraId="28E50BD3" w14:textId="7603570B" w:rsidR="00B97C6D" w:rsidRDefault="00B97C6D"/>
    <w:p w14:paraId="792F4671" w14:textId="25AE4A39" w:rsidR="00B97C6D" w:rsidRDefault="00B97C6D"/>
    <w:p w14:paraId="2A623936" w14:textId="1539918E" w:rsidR="00B97C6D" w:rsidRDefault="00B97C6D"/>
    <w:p w14:paraId="5C91AC42" w14:textId="5B8A383E" w:rsidR="00B97C6D" w:rsidRDefault="00B97C6D"/>
    <w:p w14:paraId="609C7B50" w14:textId="6E338F44" w:rsidR="00B97C6D" w:rsidRDefault="00B97C6D"/>
    <w:p w14:paraId="4B0C106C" w14:textId="28DEEEA8" w:rsidR="00B97C6D" w:rsidRDefault="00B97C6D"/>
    <w:p w14:paraId="0B765A55" w14:textId="5674244D" w:rsidR="00B97C6D" w:rsidRDefault="00B97C6D"/>
    <w:p w14:paraId="40A18B5E" w14:textId="557D0A7D" w:rsidR="00B97C6D" w:rsidRDefault="00206890" w:rsidP="00B97C6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58CC61F9" w14:textId="0FF5AEAB" w:rsidR="008B66F3" w:rsidRPr="00973447" w:rsidRDefault="00B97C6D" w:rsidP="00B97C6D">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00206890">
        <w:rPr>
          <w:rFonts w:ascii="Times New Roman" w:hAnsi="Times New Roman" w:cs="Times New Roman"/>
          <w:sz w:val="24"/>
          <w:szCs w:val="24"/>
        </w:rPr>
        <w:t xml:space="preserve">Sales of video games have exponentially increased since their introduction to the mainstream in the </w:t>
      </w:r>
      <w:r w:rsidR="00206890" w:rsidRPr="0099526D">
        <w:rPr>
          <w:rFonts w:ascii="Times New Roman" w:hAnsi="Times New Roman" w:cs="Times New Roman"/>
          <w:sz w:val="24"/>
          <w:szCs w:val="24"/>
        </w:rPr>
        <w:t>1970s</w:t>
      </w:r>
      <w:r w:rsidR="00206890">
        <w:rPr>
          <w:rFonts w:ascii="Times New Roman" w:hAnsi="Times New Roman" w:cs="Times New Roman"/>
          <w:sz w:val="24"/>
          <w:szCs w:val="24"/>
        </w:rPr>
        <w:t>. This growth is expected to continue in 2020 with a</w:t>
      </w:r>
      <w:r w:rsidR="0099526D">
        <w:rPr>
          <w:rFonts w:ascii="Times New Roman" w:hAnsi="Times New Roman" w:cs="Times New Roman"/>
          <w:sz w:val="24"/>
          <w:szCs w:val="24"/>
        </w:rPr>
        <w:t xml:space="preserve"> projected</w:t>
      </w:r>
      <w:r w:rsidR="00206890">
        <w:rPr>
          <w:rFonts w:ascii="Times New Roman" w:hAnsi="Times New Roman" w:cs="Times New Roman"/>
          <w:sz w:val="24"/>
          <w:szCs w:val="24"/>
        </w:rPr>
        <w:t xml:space="preserve"> sales volume across the globe totaling $90 billion (</w:t>
      </w:r>
      <w:proofErr w:type="spellStart"/>
      <w:r w:rsidR="00206890">
        <w:rPr>
          <w:rFonts w:ascii="Times New Roman" w:hAnsi="Times New Roman" w:cs="Times New Roman"/>
          <w:sz w:val="24"/>
          <w:szCs w:val="24"/>
        </w:rPr>
        <w:t>WePC</w:t>
      </w:r>
      <w:proofErr w:type="spellEnd"/>
      <w:r w:rsidR="00206890">
        <w:rPr>
          <w:rFonts w:ascii="Times New Roman" w:hAnsi="Times New Roman" w:cs="Times New Roman"/>
          <w:sz w:val="24"/>
          <w:szCs w:val="24"/>
        </w:rPr>
        <w:t xml:space="preserve">, 2020). </w:t>
      </w:r>
      <w:r w:rsidR="008B66F3">
        <w:rPr>
          <w:rFonts w:ascii="Times New Roman" w:hAnsi="Times New Roman" w:cs="Times New Roman"/>
          <w:sz w:val="24"/>
          <w:szCs w:val="24"/>
        </w:rPr>
        <w:t xml:space="preserve">What started as an industry of one or two games, blossomed into an industry with multiple genre’s, by multiple publishers, on numerous platforms. </w:t>
      </w:r>
      <w:r w:rsidR="00206890" w:rsidRPr="004A5A10">
        <w:rPr>
          <w:rFonts w:ascii="Times New Roman" w:hAnsi="Times New Roman" w:cs="Times New Roman"/>
          <w:sz w:val="24"/>
          <w:szCs w:val="24"/>
        </w:rPr>
        <w:t>Our research and analytics drove us to answer the question: Based on previous sa</w:t>
      </w:r>
      <w:r w:rsidR="00E45B4D" w:rsidRPr="004A5A10">
        <w:rPr>
          <w:rFonts w:ascii="Times New Roman" w:hAnsi="Times New Roman" w:cs="Times New Roman"/>
          <w:sz w:val="24"/>
          <w:szCs w:val="24"/>
        </w:rPr>
        <w:t xml:space="preserve">les for the top Publisher could we make a recommendation </w:t>
      </w:r>
      <w:r w:rsidR="0099526D">
        <w:rPr>
          <w:rFonts w:ascii="Times New Roman" w:hAnsi="Times New Roman" w:cs="Times New Roman"/>
          <w:sz w:val="24"/>
          <w:szCs w:val="24"/>
        </w:rPr>
        <w:t>of which</w:t>
      </w:r>
      <w:r w:rsidR="00E45B4D" w:rsidRPr="004A5A10">
        <w:rPr>
          <w:rFonts w:ascii="Times New Roman" w:hAnsi="Times New Roman" w:cs="Times New Roman"/>
          <w:sz w:val="24"/>
          <w:szCs w:val="24"/>
        </w:rPr>
        <w:t xml:space="preserve"> </w:t>
      </w:r>
      <w:r w:rsidR="0099526D">
        <w:rPr>
          <w:rFonts w:ascii="Times New Roman" w:hAnsi="Times New Roman" w:cs="Times New Roman"/>
          <w:sz w:val="24"/>
          <w:szCs w:val="24"/>
        </w:rPr>
        <w:t xml:space="preserve">categorical Genre </w:t>
      </w:r>
      <w:r w:rsidR="001318E6">
        <w:rPr>
          <w:rFonts w:ascii="Times New Roman" w:hAnsi="Times New Roman" w:cs="Times New Roman"/>
          <w:sz w:val="24"/>
          <w:szCs w:val="24"/>
        </w:rPr>
        <w:t>they create a game for</w:t>
      </w:r>
      <w:r w:rsidR="00206890" w:rsidRPr="004A5A10">
        <w:rPr>
          <w:rFonts w:ascii="Times New Roman" w:hAnsi="Times New Roman" w:cs="Times New Roman"/>
          <w:sz w:val="24"/>
          <w:szCs w:val="24"/>
        </w:rPr>
        <w:t>?</w:t>
      </w:r>
      <w:r w:rsidR="008B66F3">
        <w:rPr>
          <w:rFonts w:ascii="Times New Roman" w:hAnsi="Times New Roman" w:cs="Times New Roman"/>
          <w:sz w:val="24"/>
          <w:szCs w:val="24"/>
        </w:rPr>
        <w:t xml:space="preserve"> </w:t>
      </w:r>
    </w:p>
    <w:p w14:paraId="0D83E451" w14:textId="10F63CFE" w:rsidR="00522375" w:rsidRDefault="008B66F3" w:rsidP="0052237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order to answer this question, we sought out answers to smaller questions that would efficiently assist in helping us to predict this outcome. First, we looked at the Publisher and Platform performance over time. Second, we looked at the rank of Publishers based on total market share. Third, we sought to find the rank of each genre. </w:t>
      </w:r>
    </w:p>
    <w:p w14:paraId="686CD74D" w14:textId="0B09BDC3" w:rsidR="0060767B" w:rsidRDefault="0060767B" w:rsidP="0060767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Video Game Sales Dataset</w:t>
      </w:r>
    </w:p>
    <w:p w14:paraId="56FEF8FE" w14:textId="09BCEBBC" w:rsidR="0060767B" w:rsidRDefault="0060767B" w:rsidP="0060767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file used for our exploratory analysis was compiled by </w:t>
      </w:r>
      <w:r w:rsidRPr="00FF23A7">
        <w:rPr>
          <w:rFonts w:ascii="Times New Roman" w:hAnsi="Times New Roman" w:cs="Times New Roman"/>
          <w:sz w:val="24"/>
          <w:szCs w:val="24"/>
        </w:rPr>
        <w:t>Halim Noor in March of 2020</w:t>
      </w:r>
      <w:r w:rsidR="00FF23A7">
        <w:rPr>
          <w:rFonts w:ascii="Times New Roman" w:hAnsi="Times New Roman" w:cs="Times New Roman"/>
          <w:sz w:val="24"/>
          <w:szCs w:val="24"/>
        </w:rPr>
        <w:t xml:space="preserve"> and </w:t>
      </w:r>
      <w:r w:rsidR="00FF23A7" w:rsidRPr="0099526D">
        <w:rPr>
          <w:rFonts w:ascii="Times New Roman" w:hAnsi="Times New Roman" w:cs="Times New Roman"/>
          <w:sz w:val="24"/>
          <w:szCs w:val="24"/>
        </w:rPr>
        <w:t>w</w:t>
      </w:r>
      <w:r w:rsidR="2B9C1E3D" w:rsidRPr="0099526D">
        <w:rPr>
          <w:rFonts w:ascii="Times New Roman" w:hAnsi="Times New Roman" w:cs="Times New Roman"/>
          <w:sz w:val="24"/>
          <w:szCs w:val="24"/>
        </w:rPr>
        <w:t>as</w:t>
      </w:r>
      <w:r w:rsidR="00FF23A7">
        <w:rPr>
          <w:rFonts w:ascii="Times New Roman" w:hAnsi="Times New Roman" w:cs="Times New Roman"/>
          <w:sz w:val="24"/>
          <w:szCs w:val="24"/>
        </w:rPr>
        <w:t xml:space="preserve"> pulled from Kaggle for this project</w:t>
      </w:r>
      <w:r>
        <w:rPr>
          <w:rFonts w:ascii="Times New Roman" w:hAnsi="Times New Roman" w:cs="Times New Roman"/>
          <w:sz w:val="24"/>
          <w:szCs w:val="24"/>
        </w:rPr>
        <w:t xml:space="preserve">. Below are the features of this data set. </w:t>
      </w:r>
    </w:p>
    <w:tbl>
      <w:tblPr>
        <w:tblStyle w:val="GridTable1Light"/>
        <w:tblW w:w="9175" w:type="dxa"/>
        <w:tblLook w:val="04A0" w:firstRow="1" w:lastRow="0" w:firstColumn="1" w:lastColumn="0" w:noHBand="0" w:noVBand="1"/>
      </w:tblPr>
      <w:tblGrid>
        <w:gridCol w:w="1032"/>
        <w:gridCol w:w="8143"/>
      </w:tblGrid>
      <w:tr w:rsidR="00DF1EF9" w:rsidRPr="00DF1EF9" w14:paraId="511BD55A" w14:textId="77777777" w:rsidTr="7613202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dxa"/>
            <w:hideMark/>
          </w:tcPr>
          <w:p w14:paraId="1B9068E5" w14:textId="77777777" w:rsidR="00DF1EF9" w:rsidRPr="00DF1EF9" w:rsidRDefault="00DF1EF9" w:rsidP="00DF1EF9">
            <w:pPr>
              <w:spacing w:line="240" w:lineRule="auto"/>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Column Name</w:t>
            </w:r>
          </w:p>
        </w:tc>
        <w:tc>
          <w:tcPr>
            <w:tcW w:w="8143" w:type="dxa"/>
            <w:hideMark/>
          </w:tcPr>
          <w:p w14:paraId="0E14DAD5" w14:textId="77777777" w:rsidR="00DF1EF9" w:rsidRPr="00DF1EF9" w:rsidRDefault="00DF1EF9" w:rsidP="00DF1EF9">
            <w:pPr>
              <w:spacing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Description</w:t>
            </w:r>
          </w:p>
        </w:tc>
      </w:tr>
      <w:tr w:rsidR="00DF1EF9" w:rsidRPr="00DF1EF9" w14:paraId="5547340B"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33D4AB79" w14:textId="77777777" w:rsidR="00DF1EF9" w:rsidRPr="00DF1EF9" w:rsidRDefault="00DF1EF9" w:rsidP="00DF1EF9">
            <w:pPr>
              <w:spacing w:line="240" w:lineRule="auto"/>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Name</w:t>
            </w:r>
          </w:p>
        </w:tc>
        <w:tc>
          <w:tcPr>
            <w:tcW w:w="8143" w:type="dxa"/>
            <w:noWrap/>
            <w:hideMark/>
          </w:tcPr>
          <w:p w14:paraId="00C30944"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This contains the name of the individual game.</w:t>
            </w:r>
          </w:p>
        </w:tc>
      </w:tr>
      <w:tr w:rsidR="00DF1EF9" w:rsidRPr="00DF1EF9" w14:paraId="1198331E"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27A468A2" w14:textId="77777777" w:rsidR="00DF1EF9" w:rsidRPr="00DF1EF9" w:rsidRDefault="00DF1EF9" w:rsidP="00DF1EF9">
            <w:pPr>
              <w:spacing w:line="240" w:lineRule="auto"/>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Platform</w:t>
            </w:r>
          </w:p>
        </w:tc>
        <w:tc>
          <w:tcPr>
            <w:tcW w:w="8143" w:type="dxa"/>
            <w:noWrap/>
            <w:hideMark/>
          </w:tcPr>
          <w:p w14:paraId="694EDD99"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This is the platform in which the individual game is played on. There is a total of 31 unique gaming platforms within this data set.</w:t>
            </w:r>
          </w:p>
        </w:tc>
      </w:tr>
      <w:tr w:rsidR="00DF1EF9" w:rsidRPr="00DF1EF9" w14:paraId="0B02FB98"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16EDB508" w14:textId="77777777" w:rsidR="00DF1EF9" w:rsidRPr="00DF1EF9" w:rsidRDefault="00DF1EF9" w:rsidP="00DF1EF9">
            <w:pPr>
              <w:spacing w:line="240" w:lineRule="auto"/>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Year of Release</w:t>
            </w:r>
          </w:p>
        </w:tc>
        <w:tc>
          <w:tcPr>
            <w:tcW w:w="8143" w:type="dxa"/>
            <w:noWrap/>
            <w:hideMark/>
          </w:tcPr>
          <w:p w14:paraId="3846B10C"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This column contains data starting in 1980 and ending in 2020.</w:t>
            </w:r>
          </w:p>
        </w:tc>
      </w:tr>
      <w:tr w:rsidR="00DF1EF9" w:rsidRPr="00DF1EF9" w14:paraId="23A7EA4F"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0C7AAEB8" w14:textId="77777777" w:rsidR="00DF1EF9" w:rsidRPr="00DF1EF9" w:rsidRDefault="00DF1EF9" w:rsidP="00DF1EF9">
            <w:pPr>
              <w:spacing w:line="240" w:lineRule="auto"/>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Genre</w:t>
            </w:r>
          </w:p>
        </w:tc>
        <w:tc>
          <w:tcPr>
            <w:tcW w:w="8143" w:type="dxa"/>
            <w:noWrap/>
            <w:hideMark/>
          </w:tcPr>
          <w:p w14:paraId="598D7AAB" w14:textId="2CB7EAF1" w:rsidR="00DF1EF9" w:rsidRPr="00DF1EF9" w:rsidRDefault="4311AC2B"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76132022">
              <w:rPr>
                <w:rFonts w:ascii="Segoe UI" w:eastAsia="Times New Roman" w:hAnsi="Segoe UI" w:cs="Segoe UI"/>
                <w:color w:val="000000" w:themeColor="text1"/>
                <w:sz w:val="14"/>
                <w:szCs w:val="14"/>
              </w:rPr>
              <w:t xml:space="preserve">This contains the categorical genre </w:t>
            </w:r>
            <w:proofErr w:type="gramStart"/>
            <w:r w:rsidRPr="76132022">
              <w:rPr>
                <w:rFonts w:ascii="Segoe UI" w:eastAsia="Times New Roman" w:hAnsi="Segoe UI" w:cs="Segoe UI"/>
                <w:color w:val="000000" w:themeColor="text1"/>
                <w:sz w:val="14"/>
                <w:szCs w:val="14"/>
              </w:rPr>
              <w:t>of</w:t>
            </w:r>
            <w:r w:rsidR="0099526D">
              <w:rPr>
                <w:rFonts w:ascii="Segoe UI" w:eastAsia="Times New Roman" w:hAnsi="Segoe UI" w:cs="Segoe UI"/>
                <w:color w:val="000000" w:themeColor="text1"/>
                <w:sz w:val="14"/>
                <w:szCs w:val="14"/>
              </w:rPr>
              <w:t xml:space="preserve"> </w:t>
            </w:r>
            <w:r w:rsidRPr="76132022">
              <w:rPr>
                <w:rFonts w:ascii="Segoe UI" w:eastAsia="Times New Roman" w:hAnsi="Segoe UI" w:cs="Segoe UI"/>
                <w:color w:val="000000" w:themeColor="text1"/>
                <w:sz w:val="14"/>
                <w:szCs w:val="14"/>
              </w:rPr>
              <w:t xml:space="preserve"> individual</w:t>
            </w:r>
            <w:proofErr w:type="gramEnd"/>
            <w:r w:rsidRPr="76132022">
              <w:rPr>
                <w:rFonts w:ascii="Segoe UI" w:eastAsia="Times New Roman" w:hAnsi="Segoe UI" w:cs="Segoe UI"/>
                <w:color w:val="000000" w:themeColor="text1"/>
                <w:sz w:val="14"/>
                <w:szCs w:val="14"/>
              </w:rPr>
              <w:t xml:space="preserve"> games. There are 12 unique categorical values of genre. </w:t>
            </w:r>
          </w:p>
        </w:tc>
      </w:tr>
      <w:tr w:rsidR="00DF1EF9" w:rsidRPr="00DF1EF9" w14:paraId="7B4949AC"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7BD499A9" w14:textId="77777777" w:rsidR="00DF1EF9" w:rsidRPr="00DF1EF9" w:rsidRDefault="00DF1EF9" w:rsidP="00DF1EF9">
            <w:pPr>
              <w:spacing w:line="240" w:lineRule="auto"/>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Publisher</w:t>
            </w:r>
          </w:p>
        </w:tc>
        <w:tc>
          <w:tcPr>
            <w:tcW w:w="8143" w:type="dxa"/>
            <w:noWrap/>
            <w:hideMark/>
          </w:tcPr>
          <w:p w14:paraId="2617D4BE"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 xml:space="preserve">This contains the publishers of each individual game. There are 579 unique publishers. </w:t>
            </w:r>
          </w:p>
        </w:tc>
      </w:tr>
      <w:tr w:rsidR="00DF1EF9" w:rsidRPr="00DF1EF9" w14:paraId="3A2E31F9"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459C44B8" w14:textId="77777777" w:rsidR="00DF1EF9" w:rsidRPr="00DF1EF9" w:rsidRDefault="00DF1EF9" w:rsidP="00DF1EF9">
            <w:pPr>
              <w:spacing w:line="240" w:lineRule="auto"/>
              <w:rPr>
                <w:rFonts w:ascii="Segoe UI" w:eastAsia="Times New Roman" w:hAnsi="Segoe UI" w:cs="Segoe UI"/>
                <w:color w:val="000000"/>
                <w:sz w:val="14"/>
                <w:szCs w:val="14"/>
                <w:lang w:val="en-US"/>
              </w:rPr>
            </w:pPr>
            <w:proofErr w:type="spellStart"/>
            <w:r w:rsidRPr="00DF1EF9">
              <w:rPr>
                <w:rFonts w:ascii="Segoe UI" w:eastAsia="Times New Roman" w:hAnsi="Segoe UI" w:cs="Segoe UI"/>
                <w:color w:val="000000"/>
                <w:sz w:val="14"/>
                <w:szCs w:val="14"/>
              </w:rPr>
              <w:t>NA_Sales</w:t>
            </w:r>
            <w:proofErr w:type="spellEnd"/>
          </w:p>
        </w:tc>
        <w:tc>
          <w:tcPr>
            <w:tcW w:w="8143" w:type="dxa"/>
            <w:noWrap/>
            <w:hideMark/>
          </w:tcPr>
          <w:p w14:paraId="17051CCA"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This lists the sales of each individual video game in North America.</w:t>
            </w:r>
          </w:p>
        </w:tc>
      </w:tr>
      <w:tr w:rsidR="00DF1EF9" w:rsidRPr="00DF1EF9" w14:paraId="785EA761" w14:textId="77777777" w:rsidTr="76132022">
        <w:trPr>
          <w:trHeight w:val="396"/>
        </w:trPr>
        <w:tc>
          <w:tcPr>
            <w:cnfStyle w:val="001000000000" w:firstRow="0" w:lastRow="0" w:firstColumn="1" w:lastColumn="0" w:oddVBand="0" w:evenVBand="0" w:oddHBand="0" w:evenHBand="0" w:firstRowFirstColumn="0" w:firstRowLastColumn="0" w:lastRowFirstColumn="0" w:lastRowLastColumn="0"/>
            <w:tcW w:w="1032" w:type="dxa"/>
            <w:hideMark/>
          </w:tcPr>
          <w:p w14:paraId="193FE6F7" w14:textId="77777777" w:rsidR="00DF1EF9" w:rsidRPr="00DF1EF9" w:rsidRDefault="00DF1EF9" w:rsidP="00DF1EF9">
            <w:pPr>
              <w:spacing w:line="240" w:lineRule="auto"/>
              <w:rPr>
                <w:rFonts w:ascii="Segoe UI" w:eastAsia="Times New Roman" w:hAnsi="Segoe UI" w:cs="Segoe UI"/>
                <w:color w:val="000000"/>
                <w:sz w:val="14"/>
                <w:szCs w:val="14"/>
                <w:lang w:val="en-US"/>
              </w:rPr>
            </w:pPr>
            <w:proofErr w:type="spellStart"/>
            <w:r w:rsidRPr="00DF1EF9">
              <w:rPr>
                <w:rFonts w:ascii="Segoe UI" w:eastAsia="Times New Roman" w:hAnsi="Segoe UI" w:cs="Segoe UI"/>
                <w:color w:val="000000"/>
                <w:sz w:val="14"/>
                <w:szCs w:val="14"/>
              </w:rPr>
              <w:t>EU_Sales</w:t>
            </w:r>
            <w:proofErr w:type="spellEnd"/>
          </w:p>
        </w:tc>
        <w:tc>
          <w:tcPr>
            <w:tcW w:w="8143" w:type="dxa"/>
            <w:hideMark/>
          </w:tcPr>
          <w:p w14:paraId="438C4C79"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This lists the sales of each individual video game in Europe.</w:t>
            </w:r>
          </w:p>
        </w:tc>
      </w:tr>
      <w:tr w:rsidR="00DF1EF9" w:rsidRPr="00DF1EF9" w14:paraId="71C87C80"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624823E1" w14:textId="77777777" w:rsidR="00DF1EF9" w:rsidRPr="00DF1EF9" w:rsidRDefault="00DF1EF9" w:rsidP="00DF1EF9">
            <w:pPr>
              <w:spacing w:line="240" w:lineRule="auto"/>
              <w:rPr>
                <w:rFonts w:ascii="Segoe UI" w:eastAsia="Times New Roman" w:hAnsi="Segoe UI" w:cs="Segoe UI"/>
                <w:color w:val="000000"/>
                <w:sz w:val="14"/>
                <w:szCs w:val="14"/>
                <w:lang w:val="en-US"/>
              </w:rPr>
            </w:pPr>
            <w:proofErr w:type="spellStart"/>
            <w:r w:rsidRPr="00DF1EF9">
              <w:rPr>
                <w:rFonts w:ascii="Segoe UI" w:eastAsia="Times New Roman" w:hAnsi="Segoe UI" w:cs="Segoe UI"/>
                <w:color w:val="000000"/>
                <w:sz w:val="14"/>
                <w:szCs w:val="14"/>
              </w:rPr>
              <w:t>JP_Sales</w:t>
            </w:r>
            <w:proofErr w:type="spellEnd"/>
          </w:p>
        </w:tc>
        <w:tc>
          <w:tcPr>
            <w:tcW w:w="8143" w:type="dxa"/>
            <w:noWrap/>
            <w:hideMark/>
          </w:tcPr>
          <w:p w14:paraId="04956175"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This lists the sales of each individual video game in Japan.</w:t>
            </w:r>
          </w:p>
        </w:tc>
      </w:tr>
      <w:tr w:rsidR="00167713" w:rsidRPr="00DF1EF9" w14:paraId="30E81959"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tcPr>
          <w:p w14:paraId="53317084" w14:textId="24FAB675" w:rsidR="00167713" w:rsidRPr="00DF1EF9" w:rsidRDefault="00167713" w:rsidP="00DF1EF9">
            <w:pPr>
              <w:spacing w:line="240" w:lineRule="auto"/>
              <w:rPr>
                <w:rFonts w:ascii="Segoe UI" w:eastAsia="Times New Roman" w:hAnsi="Segoe UI" w:cs="Segoe UI"/>
                <w:color w:val="000000"/>
                <w:sz w:val="14"/>
                <w:szCs w:val="14"/>
              </w:rPr>
            </w:pPr>
            <w:proofErr w:type="spellStart"/>
            <w:r>
              <w:rPr>
                <w:rFonts w:ascii="Segoe UI" w:eastAsia="Times New Roman" w:hAnsi="Segoe UI" w:cs="Segoe UI"/>
                <w:color w:val="000000"/>
                <w:sz w:val="14"/>
                <w:szCs w:val="14"/>
              </w:rPr>
              <w:t>Other_Sales</w:t>
            </w:r>
            <w:proofErr w:type="spellEnd"/>
          </w:p>
        </w:tc>
        <w:tc>
          <w:tcPr>
            <w:tcW w:w="8143" w:type="dxa"/>
            <w:noWrap/>
          </w:tcPr>
          <w:p w14:paraId="2AB65BAF" w14:textId="45FB99E7" w:rsidR="00167713" w:rsidRPr="00DF1EF9" w:rsidRDefault="00167713"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rPr>
            </w:pPr>
            <w:r>
              <w:rPr>
                <w:rFonts w:ascii="Segoe UI" w:eastAsia="Times New Roman" w:hAnsi="Segoe UI" w:cs="Segoe UI"/>
                <w:color w:val="000000"/>
                <w:sz w:val="14"/>
                <w:szCs w:val="14"/>
              </w:rPr>
              <w:t>This lists the sales of each individual game in an unspecified market(s).</w:t>
            </w:r>
          </w:p>
        </w:tc>
      </w:tr>
      <w:tr w:rsidR="00DF1EF9" w:rsidRPr="00DF1EF9" w14:paraId="2889E78A" w14:textId="77777777" w:rsidTr="76132022">
        <w:trPr>
          <w:trHeight w:val="300"/>
        </w:trPr>
        <w:tc>
          <w:tcPr>
            <w:cnfStyle w:val="001000000000" w:firstRow="0" w:lastRow="0" w:firstColumn="1" w:lastColumn="0" w:oddVBand="0" w:evenVBand="0" w:oddHBand="0" w:evenHBand="0" w:firstRowFirstColumn="0" w:firstRowLastColumn="0" w:lastRowFirstColumn="0" w:lastRowLastColumn="0"/>
            <w:tcW w:w="1032" w:type="dxa"/>
            <w:noWrap/>
            <w:hideMark/>
          </w:tcPr>
          <w:p w14:paraId="785A04D9" w14:textId="77777777" w:rsidR="00DF1EF9" w:rsidRPr="00DF1EF9" w:rsidRDefault="00DF1EF9" w:rsidP="00DF1EF9">
            <w:pPr>
              <w:spacing w:line="240" w:lineRule="auto"/>
              <w:rPr>
                <w:rFonts w:ascii="Segoe UI" w:eastAsia="Times New Roman" w:hAnsi="Segoe UI" w:cs="Segoe UI"/>
                <w:color w:val="000000"/>
                <w:sz w:val="14"/>
                <w:szCs w:val="14"/>
                <w:lang w:val="en-US"/>
              </w:rPr>
            </w:pPr>
            <w:proofErr w:type="spellStart"/>
            <w:r w:rsidRPr="00DF1EF9">
              <w:rPr>
                <w:rFonts w:ascii="Segoe UI" w:eastAsia="Times New Roman" w:hAnsi="Segoe UI" w:cs="Segoe UI"/>
                <w:color w:val="000000"/>
                <w:sz w:val="14"/>
                <w:szCs w:val="14"/>
              </w:rPr>
              <w:t>Global_Sales</w:t>
            </w:r>
            <w:proofErr w:type="spellEnd"/>
          </w:p>
        </w:tc>
        <w:tc>
          <w:tcPr>
            <w:tcW w:w="8143" w:type="dxa"/>
            <w:noWrap/>
            <w:hideMark/>
          </w:tcPr>
          <w:p w14:paraId="3078E22F" w14:textId="77777777" w:rsidR="00DF1EF9" w:rsidRPr="00DF1EF9" w:rsidRDefault="00DF1EF9" w:rsidP="00DF1EF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sz w:val="14"/>
                <w:szCs w:val="14"/>
                <w:lang w:val="en-US"/>
              </w:rPr>
            </w:pPr>
            <w:r w:rsidRPr="00DF1EF9">
              <w:rPr>
                <w:rFonts w:ascii="Segoe UI" w:eastAsia="Times New Roman" w:hAnsi="Segoe UI" w:cs="Segoe UI"/>
                <w:color w:val="000000"/>
                <w:sz w:val="14"/>
                <w:szCs w:val="14"/>
              </w:rPr>
              <w:t xml:space="preserve">This lists the total sales of each individual game within the combined markets. </w:t>
            </w:r>
          </w:p>
        </w:tc>
      </w:tr>
    </w:tbl>
    <w:p w14:paraId="147187DB" w14:textId="742F0FF2" w:rsidR="00EE789A" w:rsidRPr="005A40B6" w:rsidRDefault="00EE789A" w:rsidP="00EE789A">
      <w:pPr>
        <w:pStyle w:val="Caption"/>
        <w:rPr>
          <w:color w:val="auto"/>
        </w:rPr>
      </w:pPr>
      <w:r w:rsidRPr="005A40B6">
        <w:rPr>
          <w:color w:val="auto"/>
        </w:rPr>
        <w:t xml:space="preserve">Table </w:t>
      </w:r>
      <w:r w:rsidR="00F42753">
        <w:rPr>
          <w:color w:val="auto"/>
        </w:rPr>
        <w:fldChar w:fldCharType="begin"/>
      </w:r>
      <w:r w:rsidR="00F42753">
        <w:rPr>
          <w:color w:val="auto"/>
        </w:rPr>
        <w:instrText xml:space="preserve"> SEQ Table \* ARABIC </w:instrText>
      </w:r>
      <w:r w:rsidR="00F42753">
        <w:rPr>
          <w:color w:val="auto"/>
        </w:rPr>
        <w:fldChar w:fldCharType="separate"/>
      </w:r>
      <w:r w:rsidR="007267EF">
        <w:rPr>
          <w:noProof/>
          <w:color w:val="auto"/>
        </w:rPr>
        <w:t>1</w:t>
      </w:r>
      <w:r w:rsidR="00F42753">
        <w:rPr>
          <w:color w:val="auto"/>
        </w:rPr>
        <w:fldChar w:fldCharType="end"/>
      </w:r>
      <w:r w:rsidRPr="005A40B6">
        <w:rPr>
          <w:color w:val="auto"/>
        </w:rPr>
        <w:t>: Features of Data</w:t>
      </w:r>
    </w:p>
    <w:p w14:paraId="4B7738D4" w14:textId="75A34A97" w:rsidR="00791155" w:rsidRDefault="00791155" w:rsidP="00A27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Data Cleansing and Management</w:t>
      </w:r>
    </w:p>
    <w:p w14:paraId="32D9DAD6" w14:textId="75FD0467" w:rsidR="00791155" w:rsidRDefault="00791155" w:rsidP="76132022">
      <w:pPr>
        <w:spacing w:line="480" w:lineRule="auto"/>
        <w:rPr>
          <w:rFonts w:asciiTheme="majorHAnsi" w:hAnsiTheme="majorHAnsi" w:cstheme="majorBidi"/>
          <w:sz w:val="24"/>
          <w:szCs w:val="24"/>
        </w:rPr>
      </w:pPr>
      <w:r>
        <w:rPr>
          <w:rFonts w:ascii="Times New Roman" w:hAnsi="Times New Roman" w:cs="Times New Roman"/>
          <w:sz w:val="24"/>
          <w:szCs w:val="24"/>
        </w:rPr>
        <w:lastRenderedPageBreak/>
        <w:tab/>
        <w:t xml:space="preserve">After loading </w:t>
      </w:r>
      <w:r w:rsidR="0099526D">
        <w:rPr>
          <w:rFonts w:ascii="Times New Roman" w:hAnsi="Times New Roman" w:cs="Times New Roman"/>
          <w:sz w:val="24"/>
          <w:szCs w:val="24"/>
        </w:rPr>
        <w:t xml:space="preserve">the </w:t>
      </w:r>
      <w:r>
        <w:rPr>
          <w:rFonts w:ascii="Times New Roman" w:hAnsi="Times New Roman" w:cs="Times New Roman"/>
          <w:sz w:val="24"/>
          <w:szCs w:val="24"/>
        </w:rPr>
        <w:t xml:space="preserve">file into “R Studio”, we did some initial data cleansing. </w:t>
      </w:r>
      <w:r w:rsidR="0099526D">
        <w:rPr>
          <w:rFonts w:ascii="Times New Roman" w:hAnsi="Times New Roman" w:cs="Times New Roman"/>
          <w:sz w:val="24"/>
          <w:szCs w:val="24"/>
        </w:rPr>
        <w:t>The f</w:t>
      </w:r>
      <w:r>
        <w:rPr>
          <w:rFonts w:ascii="Times New Roman" w:hAnsi="Times New Roman" w:cs="Times New Roman"/>
          <w:sz w:val="24"/>
          <w:szCs w:val="24"/>
        </w:rPr>
        <w:t xml:space="preserve">irst step was to manage N/A’s in the </w:t>
      </w:r>
      <w:r w:rsidR="00966C81">
        <w:rPr>
          <w:rFonts w:ascii="Times New Roman" w:hAnsi="Times New Roman" w:cs="Times New Roman"/>
          <w:sz w:val="24"/>
          <w:szCs w:val="24"/>
        </w:rPr>
        <w:t>data frame, we did this by doing “</w:t>
      </w:r>
      <w:proofErr w:type="spellStart"/>
      <w:r w:rsidR="00966C81" w:rsidRPr="00D332E0">
        <w:rPr>
          <w:rFonts w:ascii="Lucida Console" w:hAnsi="Lucida Console" w:cs="Times New Roman"/>
          <w:sz w:val="20"/>
          <w:szCs w:val="20"/>
        </w:rPr>
        <w:t>vgsales</w:t>
      </w:r>
      <w:proofErr w:type="spellEnd"/>
      <w:r w:rsidR="00966C81" w:rsidRPr="00D332E0">
        <w:rPr>
          <w:rFonts w:ascii="Lucida Console" w:hAnsi="Lucida Console" w:cs="Times New Roman"/>
          <w:sz w:val="20"/>
          <w:szCs w:val="20"/>
        </w:rPr>
        <w:t>&lt;-</w:t>
      </w:r>
      <w:proofErr w:type="spellStart"/>
      <w:proofErr w:type="gramStart"/>
      <w:r w:rsidR="00966C81" w:rsidRPr="00D332E0">
        <w:rPr>
          <w:rFonts w:ascii="Lucida Console" w:hAnsi="Lucida Console" w:cs="Times New Roman"/>
          <w:sz w:val="20"/>
          <w:szCs w:val="20"/>
        </w:rPr>
        <w:t>na.omit</w:t>
      </w:r>
      <w:proofErr w:type="spellEnd"/>
      <w:proofErr w:type="gramEnd"/>
      <w:r w:rsidR="00966C81" w:rsidRPr="00D332E0">
        <w:rPr>
          <w:rFonts w:ascii="Lucida Console" w:hAnsi="Lucida Console" w:cs="Times New Roman"/>
          <w:sz w:val="20"/>
          <w:szCs w:val="20"/>
        </w:rPr>
        <w:t>(</w:t>
      </w:r>
      <w:proofErr w:type="spellStart"/>
      <w:r w:rsidR="00966C81" w:rsidRPr="00D332E0">
        <w:rPr>
          <w:rFonts w:ascii="Lucida Console" w:hAnsi="Lucida Console" w:cs="Times New Roman"/>
          <w:sz w:val="20"/>
          <w:szCs w:val="20"/>
        </w:rPr>
        <w:t>vgsales</w:t>
      </w:r>
      <w:proofErr w:type="spellEnd"/>
      <w:r w:rsidR="00966C81" w:rsidRPr="00D332E0">
        <w:rPr>
          <w:rFonts w:ascii="Lucida Console" w:hAnsi="Lucida Console" w:cs="Times New Roman"/>
          <w:sz w:val="20"/>
          <w:szCs w:val="20"/>
        </w:rPr>
        <w:t>)</w:t>
      </w:r>
      <w:r w:rsidR="00966C81" w:rsidRPr="76132022">
        <w:rPr>
          <w:rFonts w:asciiTheme="majorHAnsi" w:hAnsiTheme="majorHAnsi" w:cstheme="majorBidi"/>
          <w:sz w:val="24"/>
          <w:szCs w:val="24"/>
        </w:rPr>
        <w:t>”.</w:t>
      </w:r>
      <w:r w:rsidR="00966C81">
        <w:rPr>
          <w:rFonts w:ascii="Times New Roman" w:hAnsi="Times New Roman" w:cs="Times New Roman"/>
          <w:sz w:val="24"/>
          <w:szCs w:val="24"/>
        </w:rPr>
        <w:t xml:space="preserve"> With the release of the Wii system, Wii Sports became the highest-ranking game and outsold all others by a substantial amount. The substantial difference in sales are inflated due to </w:t>
      </w:r>
      <w:r w:rsidR="0099526D">
        <w:rPr>
          <w:rFonts w:ascii="Times New Roman" w:hAnsi="Times New Roman" w:cs="Times New Roman"/>
          <w:sz w:val="24"/>
          <w:szCs w:val="24"/>
        </w:rPr>
        <w:t>Wii Sports</w:t>
      </w:r>
      <w:r w:rsidR="00966C81">
        <w:rPr>
          <w:rFonts w:ascii="Times New Roman" w:hAnsi="Times New Roman" w:cs="Times New Roman"/>
          <w:sz w:val="24"/>
          <w:szCs w:val="24"/>
        </w:rPr>
        <w:t xml:space="preserve"> being sold in a “bundle”; meaning, this game was sold with the Wii Console, Wii Controllers, or other merchandise. The overall sales for the game could not be accounted for on a standalone basis. After consideration</w:t>
      </w:r>
      <w:r w:rsidR="001E3281">
        <w:rPr>
          <w:rFonts w:ascii="Times New Roman" w:hAnsi="Times New Roman" w:cs="Times New Roman"/>
          <w:sz w:val="24"/>
          <w:szCs w:val="24"/>
        </w:rPr>
        <w:t xml:space="preserve"> and implementation of methods to manage the skew, </w:t>
      </w:r>
      <w:r w:rsidR="00966C81">
        <w:rPr>
          <w:rFonts w:ascii="Times New Roman" w:hAnsi="Times New Roman" w:cs="Times New Roman"/>
          <w:sz w:val="24"/>
          <w:szCs w:val="24"/>
        </w:rPr>
        <w:t>we deleted Wii Sports to get a greater understanding of the overall picture “</w:t>
      </w:r>
      <w:r w:rsidR="00966C81" w:rsidRPr="00D332E0">
        <w:rPr>
          <w:rFonts w:ascii="Lucida Console" w:hAnsi="Lucida Console" w:cs="Times New Roman"/>
          <w:sz w:val="20"/>
          <w:szCs w:val="20"/>
        </w:rPr>
        <w:t>VG&lt;-VG[-</w:t>
      </w:r>
      <w:proofErr w:type="gramStart"/>
      <w:r w:rsidR="00966C81" w:rsidRPr="00D332E0">
        <w:rPr>
          <w:rFonts w:ascii="Lucida Console" w:hAnsi="Lucida Console" w:cs="Times New Roman"/>
          <w:sz w:val="20"/>
          <w:szCs w:val="20"/>
        </w:rPr>
        <w:t>c(</w:t>
      </w:r>
      <w:proofErr w:type="gramEnd"/>
      <w:r w:rsidR="00966C81" w:rsidRPr="00D332E0">
        <w:rPr>
          <w:rFonts w:ascii="Lucida Console" w:hAnsi="Lucida Console" w:cs="Times New Roman"/>
          <w:sz w:val="20"/>
          <w:szCs w:val="20"/>
        </w:rPr>
        <w:t>1),]</w:t>
      </w:r>
      <w:r w:rsidR="00966C81">
        <w:rPr>
          <w:rFonts w:ascii="Times New Roman" w:hAnsi="Times New Roman" w:cs="Times New Roman"/>
          <w:sz w:val="24"/>
          <w:szCs w:val="24"/>
        </w:rPr>
        <w:t>”. With the removal of Wii Sports, which was initially in the rank position of “1”, we renumbered the rank to account for this missing data element “</w:t>
      </w:r>
      <w:proofErr w:type="spellStart"/>
      <w:r w:rsidR="00966C81" w:rsidRPr="00D332E0">
        <w:rPr>
          <w:rFonts w:ascii="Lucida Console" w:hAnsi="Lucida Console" w:cs="Times New Roman"/>
          <w:sz w:val="20"/>
          <w:szCs w:val="20"/>
        </w:rPr>
        <w:t>VG$Rank</w:t>
      </w:r>
      <w:proofErr w:type="spellEnd"/>
      <w:r w:rsidR="00966C81" w:rsidRPr="00D332E0">
        <w:rPr>
          <w:rFonts w:ascii="Lucida Console" w:hAnsi="Lucida Console" w:cs="Times New Roman"/>
          <w:sz w:val="20"/>
          <w:szCs w:val="20"/>
        </w:rPr>
        <w:t>&lt;-</w:t>
      </w:r>
      <w:proofErr w:type="gramStart"/>
      <w:r w:rsidR="00966C81" w:rsidRPr="00D332E0">
        <w:rPr>
          <w:rFonts w:ascii="Lucida Console" w:hAnsi="Lucida Console" w:cs="Times New Roman"/>
          <w:sz w:val="20"/>
          <w:szCs w:val="20"/>
        </w:rPr>
        <w:t>c(</w:t>
      </w:r>
      <w:proofErr w:type="gramEnd"/>
      <w:r w:rsidR="00966C81" w:rsidRPr="00D332E0">
        <w:rPr>
          <w:rFonts w:ascii="Lucida Console" w:hAnsi="Lucida Console" w:cs="Times New Roman"/>
          <w:sz w:val="20"/>
          <w:szCs w:val="20"/>
        </w:rPr>
        <w:t>1:1697)</w:t>
      </w:r>
      <w:r w:rsidR="00966C81" w:rsidRPr="76132022">
        <w:rPr>
          <w:rFonts w:asciiTheme="majorHAnsi" w:hAnsiTheme="majorHAnsi" w:cstheme="majorBidi"/>
          <w:sz w:val="24"/>
          <w:szCs w:val="24"/>
        </w:rPr>
        <w:t>”.</w:t>
      </w:r>
    </w:p>
    <w:p w14:paraId="221F18FD" w14:textId="74D24DFD" w:rsidR="00966C81" w:rsidRDefault="00966C81" w:rsidP="00791155">
      <w:pPr>
        <w:spacing w:line="480" w:lineRule="auto"/>
        <w:rPr>
          <w:rFonts w:ascii="Times New Roman" w:hAnsi="Times New Roman" w:cs="Times New Roman"/>
          <w:sz w:val="24"/>
          <w:szCs w:val="24"/>
        </w:rPr>
      </w:pPr>
      <w:r>
        <w:rPr>
          <w:rFonts w:asciiTheme="majorHAnsi" w:hAnsiTheme="majorHAnsi" w:cstheme="majorHAnsi"/>
          <w:sz w:val="24"/>
          <w:szCs w:val="24"/>
        </w:rPr>
        <w:tab/>
      </w:r>
      <w:r w:rsidR="0099526D">
        <w:rPr>
          <w:rFonts w:ascii="Times New Roman" w:hAnsi="Times New Roman" w:cs="Times New Roman"/>
          <w:sz w:val="24"/>
          <w:szCs w:val="24"/>
        </w:rPr>
        <w:t xml:space="preserve">Each team member created </w:t>
      </w:r>
      <w:r>
        <w:rPr>
          <w:rFonts w:ascii="Times New Roman" w:hAnsi="Times New Roman" w:cs="Times New Roman"/>
          <w:sz w:val="24"/>
          <w:szCs w:val="24"/>
        </w:rPr>
        <w:t xml:space="preserve">their own portion of individual coding that contributed to answering our main business question. Within </w:t>
      </w:r>
      <w:r w:rsidR="001E3281">
        <w:rPr>
          <w:rFonts w:ascii="Times New Roman" w:hAnsi="Times New Roman" w:cs="Times New Roman"/>
          <w:sz w:val="24"/>
          <w:szCs w:val="24"/>
        </w:rPr>
        <w:t>the</w:t>
      </w:r>
      <w:r>
        <w:rPr>
          <w:rFonts w:ascii="Times New Roman" w:hAnsi="Times New Roman" w:cs="Times New Roman"/>
          <w:sz w:val="24"/>
          <w:szCs w:val="24"/>
        </w:rPr>
        <w:t xml:space="preserve"> coding</w:t>
      </w:r>
      <w:ins w:id="1" w:author="Nicholas McIntosh" w:date="2020-06-10T00:39:00Z">
        <w:r w:rsidR="663F50BA">
          <w:rPr>
            <w:rFonts w:ascii="Times New Roman" w:hAnsi="Times New Roman" w:cs="Times New Roman"/>
            <w:sz w:val="24"/>
            <w:szCs w:val="24"/>
          </w:rPr>
          <w:t>,</w:t>
        </w:r>
      </w:ins>
      <w:r>
        <w:rPr>
          <w:rFonts w:ascii="Times New Roman" w:hAnsi="Times New Roman" w:cs="Times New Roman"/>
          <w:sz w:val="24"/>
          <w:szCs w:val="24"/>
        </w:rPr>
        <w:t xml:space="preserve"> we parsed the data to pull the elements needed for our individual analysis. Below is a portion of the unexecuted code:</w:t>
      </w:r>
    </w:p>
    <w:p w14:paraId="7B4C8DA8" w14:textId="7596B772" w:rsidR="00966C81" w:rsidRDefault="003370F2" w:rsidP="003370F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0D08B4">
        <w:rPr>
          <w:rFonts w:ascii="Times New Roman" w:hAnsi="Times New Roman" w:cs="Times New Roman"/>
          <w:sz w:val="24"/>
          <w:szCs w:val="24"/>
        </w:rPr>
        <w:t xml:space="preserve">run an analysis of publishers based on market sales simplified data frames were created </w:t>
      </w:r>
      <w:r w:rsidR="00E216D1">
        <w:rPr>
          <w:rFonts w:ascii="Times New Roman" w:hAnsi="Times New Roman" w:cs="Times New Roman"/>
          <w:sz w:val="24"/>
          <w:szCs w:val="24"/>
        </w:rPr>
        <w:t xml:space="preserve">for </w:t>
      </w:r>
      <w:proofErr w:type="spellStart"/>
      <w:r w:rsidR="00E216D1">
        <w:rPr>
          <w:rFonts w:ascii="Times New Roman" w:hAnsi="Times New Roman" w:cs="Times New Roman"/>
          <w:sz w:val="24"/>
          <w:szCs w:val="24"/>
        </w:rPr>
        <w:t>Global_Sales</w:t>
      </w:r>
      <w:proofErr w:type="spellEnd"/>
      <w:r w:rsidR="00E216D1">
        <w:rPr>
          <w:rFonts w:ascii="Times New Roman" w:hAnsi="Times New Roman" w:cs="Times New Roman"/>
          <w:sz w:val="24"/>
          <w:szCs w:val="24"/>
        </w:rPr>
        <w:t xml:space="preserve">, </w:t>
      </w:r>
      <w:proofErr w:type="spellStart"/>
      <w:r w:rsidR="00E216D1">
        <w:rPr>
          <w:rFonts w:ascii="Times New Roman" w:hAnsi="Times New Roman" w:cs="Times New Roman"/>
          <w:sz w:val="24"/>
          <w:szCs w:val="24"/>
        </w:rPr>
        <w:t>NA_Sales</w:t>
      </w:r>
      <w:proofErr w:type="spellEnd"/>
      <w:r w:rsidR="00E216D1">
        <w:rPr>
          <w:rFonts w:ascii="Times New Roman" w:hAnsi="Times New Roman" w:cs="Times New Roman"/>
          <w:sz w:val="24"/>
          <w:szCs w:val="24"/>
        </w:rPr>
        <w:t xml:space="preserve">, </w:t>
      </w:r>
      <w:proofErr w:type="spellStart"/>
      <w:r w:rsidR="00E216D1">
        <w:rPr>
          <w:rFonts w:ascii="Times New Roman" w:hAnsi="Times New Roman" w:cs="Times New Roman"/>
          <w:sz w:val="24"/>
          <w:szCs w:val="24"/>
        </w:rPr>
        <w:t>EU_Sales</w:t>
      </w:r>
      <w:proofErr w:type="spellEnd"/>
      <w:r w:rsidR="00E216D1">
        <w:rPr>
          <w:rFonts w:ascii="Times New Roman" w:hAnsi="Times New Roman" w:cs="Times New Roman"/>
          <w:sz w:val="24"/>
          <w:szCs w:val="24"/>
        </w:rPr>
        <w:t xml:space="preserve">, and </w:t>
      </w:r>
      <w:proofErr w:type="spellStart"/>
      <w:r w:rsidR="00E216D1">
        <w:rPr>
          <w:rFonts w:ascii="Times New Roman" w:hAnsi="Times New Roman" w:cs="Times New Roman"/>
          <w:sz w:val="24"/>
          <w:szCs w:val="24"/>
        </w:rPr>
        <w:t>JP_Sales</w:t>
      </w:r>
      <w:proofErr w:type="spellEnd"/>
      <w:r w:rsidR="00E216D1">
        <w:rPr>
          <w:rFonts w:ascii="Times New Roman" w:hAnsi="Times New Roman" w:cs="Times New Roman"/>
          <w:sz w:val="24"/>
          <w:szCs w:val="24"/>
        </w:rPr>
        <w:t xml:space="preserve"> with a final data frame called “</w:t>
      </w:r>
      <w:proofErr w:type="spellStart"/>
      <w:r w:rsidR="00E216D1">
        <w:rPr>
          <w:rFonts w:ascii="Times New Roman" w:hAnsi="Times New Roman" w:cs="Times New Roman"/>
          <w:sz w:val="24"/>
          <w:szCs w:val="24"/>
        </w:rPr>
        <w:t>pubmerge</w:t>
      </w:r>
      <w:proofErr w:type="spellEnd"/>
      <w:r w:rsidR="00E216D1">
        <w:rPr>
          <w:rFonts w:ascii="Times New Roman" w:hAnsi="Times New Roman" w:cs="Times New Roman"/>
          <w:sz w:val="24"/>
          <w:szCs w:val="24"/>
        </w:rPr>
        <w:t>” created to house these smaller data frames</w:t>
      </w:r>
      <w:r w:rsidR="000D08B4">
        <w:rPr>
          <w:rFonts w:ascii="Times New Roman" w:hAnsi="Times New Roman" w:cs="Times New Roman"/>
          <w:sz w:val="24"/>
          <w:szCs w:val="24"/>
        </w:rPr>
        <w:t>:</w:t>
      </w:r>
    </w:p>
    <w:p w14:paraId="7C9B7411"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Pub1&lt;-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VG$Global_Sales,VG$Publisher,sum</w:t>
      </w:r>
      <w:proofErr w:type="spellEnd"/>
      <w:r w:rsidRPr="00D332E0">
        <w:rPr>
          <w:rFonts w:ascii="Lucida Console" w:hAnsi="Lucida Console" w:cs="Times New Roman"/>
          <w:sz w:val="20"/>
          <w:szCs w:val="20"/>
        </w:rPr>
        <w:t>)</w:t>
      </w:r>
    </w:p>
    <w:p w14:paraId="72C0AD9A"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 xml:space="preserve">Pub2 &lt;- </w:t>
      </w:r>
      <w:proofErr w:type="spellStart"/>
      <w:r w:rsidRPr="00D332E0">
        <w:rPr>
          <w:rFonts w:ascii="Lucida Console" w:hAnsi="Lucida Console" w:cs="Times New Roman"/>
          <w:sz w:val="20"/>
          <w:szCs w:val="20"/>
        </w:rPr>
        <w:t>cbind</w:t>
      </w:r>
      <w:proofErr w:type="spellEnd"/>
      <w:r w:rsidRPr="00D332E0">
        <w:rPr>
          <w:rFonts w:ascii="Lucida Console" w:hAnsi="Lucida Console" w:cs="Times New Roman"/>
          <w:sz w:val="20"/>
          <w:szCs w:val="20"/>
        </w:rPr>
        <w:t>(</w:t>
      </w:r>
      <w:proofErr w:type="spellStart"/>
      <w:proofErr w:type="gram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gramEnd"/>
      <w:r w:rsidRPr="00D332E0">
        <w:rPr>
          <w:rFonts w:ascii="Lucida Console" w:hAnsi="Lucida Console" w:cs="Times New Roman"/>
          <w:sz w:val="20"/>
          <w:szCs w:val="20"/>
        </w:rPr>
        <w:t xml:space="preserve">Pub1), </w:t>
      </w:r>
      <w:proofErr w:type="spellStart"/>
      <w:r w:rsidRPr="00D332E0">
        <w:rPr>
          <w:rFonts w:ascii="Lucida Console" w:hAnsi="Lucida Console" w:cs="Times New Roman"/>
          <w:sz w:val="20"/>
          <w:szCs w:val="20"/>
        </w:rPr>
        <w:t>data.frame</w:t>
      </w:r>
      <w:proofErr w:type="spellEnd"/>
      <w:r w:rsidRPr="00D332E0">
        <w:rPr>
          <w:rFonts w:ascii="Lucida Console" w:hAnsi="Lucida Console" w:cs="Times New Roman"/>
          <w:sz w:val="20"/>
          <w:szCs w:val="20"/>
        </w:rPr>
        <w:t xml:space="preserve">(Pub1, </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=NULL))</w:t>
      </w:r>
    </w:p>
    <w:p w14:paraId="64D0EFD8"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Pub2)[names(Pub2)=="</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(Pub1)"]&lt;-"Publisher"</w:t>
      </w:r>
    </w:p>
    <w:p w14:paraId="3E8E17E5" w14:textId="6D05EE41"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Pub2)[names(Pub2)=="Pub1"]&lt;-"Global Sales"</w:t>
      </w:r>
    </w:p>
    <w:p w14:paraId="5E0BB3FC"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Pub3&lt;-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VG$NA_Sales,VG$Publisher,sum</w:t>
      </w:r>
      <w:proofErr w:type="spellEnd"/>
      <w:r w:rsidRPr="00D332E0">
        <w:rPr>
          <w:rFonts w:ascii="Lucida Console" w:hAnsi="Lucida Console" w:cs="Times New Roman"/>
          <w:sz w:val="20"/>
          <w:szCs w:val="20"/>
        </w:rPr>
        <w:t>)</w:t>
      </w:r>
    </w:p>
    <w:p w14:paraId="0204A0B8"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Pub3&lt;-</w:t>
      </w:r>
      <w:proofErr w:type="spellStart"/>
      <w:r w:rsidRPr="00D332E0">
        <w:rPr>
          <w:rFonts w:ascii="Lucida Console" w:hAnsi="Lucida Console" w:cs="Times New Roman"/>
          <w:sz w:val="20"/>
          <w:szCs w:val="20"/>
        </w:rPr>
        <w:t>cbind</w:t>
      </w:r>
      <w:proofErr w:type="spellEnd"/>
      <w:r w:rsidRPr="00D332E0">
        <w:rPr>
          <w:rFonts w:ascii="Lucida Console" w:hAnsi="Lucida Console" w:cs="Times New Roman"/>
          <w:sz w:val="20"/>
          <w:szCs w:val="20"/>
        </w:rPr>
        <w:t>(</w:t>
      </w:r>
      <w:proofErr w:type="spellStart"/>
      <w:proofErr w:type="gram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gramEnd"/>
      <w:r w:rsidRPr="00D332E0">
        <w:rPr>
          <w:rFonts w:ascii="Lucida Console" w:hAnsi="Lucida Console" w:cs="Times New Roman"/>
          <w:sz w:val="20"/>
          <w:szCs w:val="20"/>
        </w:rPr>
        <w:t>Pub3),</w:t>
      </w:r>
      <w:proofErr w:type="spellStart"/>
      <w:r w:rsidRPr="00D332E0">
        <w:rPr>
          <w:rFonts w:ascii="Lucida Console" w:hAnsi="Lucida Console" w:cs="Times New Roman"/>
          <w:sz w:val="20"/>
          <w:szCs w:val="20"/>
        </w:rPr>
        <w:t>data.frame</w:t>
      </w:r>
      <w:proofErr w:type="spellEnd"/>
      <w:r w:rsidRPr="00D332E0">
        <w:rPr>
          <w:rFonts w:ascii="Lucida Console" w:hAnsi="Lucida Console" w:cs="Times New Roman"/>
          <w:sz w:val="20"/>
          <w:szCs w:val="20"/>
        </w:rPr>
        <w:t>(Pub3,row.names=NULL))</w:t>
      </w:r>
    </w:p>
    <w:p w14:paraId="069661FA"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Pub3)[names(Pub3)=="</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 xml:space="preserve">(Pub3)"]&lt;-"Publisher"            </w:t>
      </w:r>
    </w:p>
    <w:p w14:paraId="523970F7"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Pub3)[names(Pub3)=="Pub3"]&lt;-"North America Sales"</w:t>
      </w:r>
    </w:p>
    <w:p w14:paraId="1DE967FA"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Pub4&lt;-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VG$EU_Sales,VG$Publisher,sum</w:t>
      </w:r>
      <w:proofErr w:type="spellEnd"/>
      <w:r w:rsidRPr="00D332E0">
        <w:rPr>
          <w:rFonts w:ascii="Lucida Console" w:hAnsi="Lucida Console" w:cs="Times New Roman"/>
          <w:sz w:val="20"/>
          <w:szCs w:val="20"/>
        </w:rPr>
        <w:t>)</w:t>
      </w:r>
    </w:p>
    <w:p w14:paraId="1E469526"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Pub4&lt;-</w:t>
      </w:r>
      <w:proofErr w:type="spellStart"/>
      <w:r w:rsidRPr="00D332E0">
        <w:rPr>
          <w:rFonts w:ascii="Lucida Console" w:hAnsi="Lucida Console" w:cs="Times New Roman"/>
          <w:sz w:val="20"/>
          <w:szCs w:val="20"/>
        </w:rPr>
        <w:t>cbind</w:t>
      </w:r>
      <w:proofErr w:type="spellEnd"/>
      <w:r w:rsidRPr="00D332E0">
        <w:rPr>
          <w:rFonts w:ascii="Lucida Console" w:hAnsi="Lucida Console" w:cs="Times New Roman"/>
          <w:sz w:val="20"/>
          <w:szCs w:val="20"/>
        </w:rPr>
        <w:t>(</w:t>
      </w:r>
      <w:proofErr w:type="spellStart"/>
      <w:proofErr w:type="gram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gramEnd"/>
      <w:r w:rsidRPr="00D332E0">
        <w:rPr>
          <w:rFonts w:ascii="Lucida Console" w:hAnsi="Lucida Console" w:cs="Times New Roman"/>
          <w:sz w:val="20"/>
          <w:szCs w:val="20"/>
        </w:rPr>
        <w:t>Pub4),</w:t>
      </w:r>
      <w:proofErr w:type="spellStart"/>
      <w:r w:rsidRPr="00D332E0">
        <w:rPr>
          <w:rFonts w:ascii="Lucida Console" w:hAnsi="Lucida Console" w:cs="Times New Roman"/>
          <w:sz w:val="20"/>
          <w:szCs w:val="20"/>
        </w:rPr>
        <w:t>data.frame</w:t>
      </w:r>
      <w:proofErr w:type="spellEnd"/>
      <w:r w:rsidRPr="00D332E0">
        <w:rPr>
          <w:rFonts w:ascii="Lucida Console" w:hAnsi="Lucida Console" w:cs="Times New Roman"/>
          <w:sz w:val="20"/>
          <w:szCs w:val="20"/>
        </w:rPr>
        <w:t>(Pub4,row.names=NULL))</w:t>
      </w:r>
    </w:p>
    <w:p w14:paraId="14D4968B"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Pub4)[names(Pub4)=="</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(Pub4)"]&lt;-"Publisher"</w:t>
      </w:r>
    </w:p>
    <w:p w14:paraId="3AA00DC4"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Pub4)[names(Pub4)=="Pub4"]&lt;-"Europe Sales"</w:t>
      </w:r>
    </w:p>
    <w:p w14:paraId="550D2BB9"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Pub5&lt;-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VG$JP_Sales,VG$Publisher,sum</w:t>
      </w:r>
      <w:proofErr w:type="spellEnd"/>
      <w:r w:rsidRPr="00D332E0">
        <w:rPr>
          <w:rFonts w:ascii="Lucida Console" w:hAnsi="Lucida Console" w:cs="Times New Roman"/>
          <w:sz w:val="20"/>
          <w:szCs w:val="20"/>
        </w:rPr>
        <w:t>)</w:t>
      </w:r>
    </w:p>
    <w:p w14:paraId="75534945" w14:textId="77777777" w:rsidR="00E216D1" w:rsidRPr="00D332E0" w:rsidRDefault="00E216D1" w:rsidP="00E216D1">
      <w:pPr>
        <w:ind w:firstLine="720"/>
        <w:rPr>
          <w:rFonts w:ascii="Lucida Console" w:hAnsi="Lucida Console" w:cs="Times New Roman"/>
          <w:sz w:val="20"/>
          <w:szCs w:val="20"/>
        </w:rPr>
      </w:pPr>
      <w:r w:rsidRPr="00D332E0">
        <w:rPr>
          <w:rFonts w:ascii="Lucida Console" w:hAnsi="Lucida Console" w:cs="Times New Roman"/>
          <w:sz w:val="20"/>
          <w:szCs w:val="20"/>
        </w:rPr>
        <w:t>Pub5&lt;-</w:t>
      </w:r>
      <w:proofErr w:type="spellStart"/>
      <w:r w:rsidRPr="00D332E0">
        <w:rPr>
          <w:rFonts w:ascii="Lucida Console" w:hAnsi="Lucida Console" w:cs="Times New Roman"/>
          <w:sz w:val="20"/>
          <w:szCs w:val="20"/>
        </w:rPr>
        <w:t>cbind</w:t>
      </w:r>
      <w:proofErr w:type="spellEnd"/>
      <w:r w:rsidRPr="00D332E0">
        <w:rPr>
          <w:rFonts w:ascii="Lucida Console" w:hAnsi="Lucida Console" w:cs="Times New Roman"/>
          <w:sz w:val="20"/>
          <w:szCs w:val="20"/>
        </w:rPr>
        <w:t>(</w:t>
      </w:r>
      <w:proofErr w:type="spellStart"/>
      <w:proofErr w:type="gram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gramEnd"/>
      <w:r w:rsidRPr="00D332E0">
        <w:rPr>
          <w:rFonts w:ascii="Lucida Console" w:hAnsi="Lucida Console" w:cs="Times New Roman"/>
          <w:sz w:val="20"/>
          <w:szCs w:val="20"/>
        </w:rPr>
        <w:t>Pub5),</w:t>
      </w:r>
      <w:proofErr w:type="spellStart"/>
      <w:r w:rsidRPr="00D332E0">
        <w:rPr>
          <w:rFonts w:ascii="Lucida Console" w:hAnsi="Lucida Console" w:cs="Times New Roman"/>
          <w:sz w:val="20"/>
          <w:szCs w:val="20"/>
        </w:rPr>
        <w:t>data.frame</w:t>
      </w:r>
      <w:proofErr w:type="spellEnd"/>
      <w:r w:rsidRPr="00D332E0">
        <w:rPr>
          <w:rFonts w:ascii="Lucida Console" w:hAnsi="Lucida Console" w:cs="Times New Roman"/>
          <w:sz w:val="20"/>
          <w:szCs w:val="20"/>
        </w:rPr>
        <w:t>(Pub5,row.names=NULL))</w:t>
      </w:r>
    </w:p>
    <w:p w14:paraId="172EDFF1"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Pub5)[names(Pub5)=="</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(Pub5)"]&lt;-"Publisher"</w:t>
      </w:r>
    </w:p>
    <w:p w14:paraId="7C51EE66" w14:textId="77777777" w:rsidR="00E216D1" w:rsidRPr="00D332E0" w:rsidRDefault="00E216D1" w:rsidP="00E216D1">
      <w:pPr>
        <w:ind w:firstLine="720"/>
        <w:rPr>
          <w:rFonts w:ascii="Lucida Console" w:hAnsi="Lucida Console" w:cs="Times New Roman"/>
          <w:sz w:val="20"/>
          <w:szCs w:val="20"/>
        </w:rPr>
      </w:pPr>
      <w:proofErr w:type="gramStart"/>
      <w:r w:rsidRPr="00D332E0">
        <w:rPr>
          <w:rFonts w:ascii="Lucida Console" w:hAnsi="Lucida Console" w:cs="Times New Roman"/>
          <w:sz w:val="20"/>
          <w:szCs w:val="20"/>
        </w:rPr>
        <w:t>names(</w:t>
      </w:r>
      <w:proofErr w:type="gramEnd"/>
      <w:r w:rsidRPr="00D332E0">
        <w:rPr>
          <w:rFonts w:ascii="Lucida Console" w:hAnsi="Lucida Console" w:cs="Times New Roman"/>
          <w:sz w:val="20"/>
          <w:szCs w:val="20"/>
        </w:rPr>
        <w:t>Pub5)[names(Pub5)=="Pub5"]&lt;-"Japan Sales"</w:t>
      </w:r>
    </w:p>
    <w:p w14:paraId="7A3A0114" w14:textId="0A0952D5" w:rsidR="00E216D1" w:rsidRPr="00D332E0" w:rsidRDefault="00E216D1" w:rsidP="00E216D1">
      <w:pPr>
        <w:ind w:firstLine="360"/>
        <w:rPr>
          <w:rFonts w:ascii="Lucida Console" w:hAnsi="Lucida Console" w:cs="Times New Roman"/>
          <w:sz w:val="20"/>
          <w:szCs w:val="20"/>
        </w:rPr>
      </w:pPr>
      <w:r w:rsidRPr="00D332E0">
        <w:rPr>
          <w:rFonts w:ascii="Lucida Console" w:hAnsi="Lucida Console" w:cs="Times New Roman"/>
          <w:sz w:val="20"/>
          <w:szCs w:val="20"/>
        </w:rPr>
        <w:t xml:space="preserve">       </w:t>
      </w:r>
      <w:proofErr w:type="spellStart"/>
      <w:r w:rsidRPr="00D332E0">
        <w:rPr>
          <w:rFonts w:ascii="Lucida Console" w:hAnsi="Lucida Console" w:cs="Times New Roman"/>
          <w:sz w:val="20"/>
          <w:szCs w:val="20"/>
        </w:rPr>
        <w:t>pubmerge</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data.frame</w:t>
      </w:r>
      <w:proofErr w:type="spellEnd"/>
      <w:proofErr w:type="gramEnd"/>
      <w:r w:rsidRPr="00D332E0">
        <w:rPr>
          <w:rFonts w:ascii="Lucida Console" w:hAnsi="Lucida Console" w:cs="Times New Roman"/>
          <w:sz w:val="20"/>
          <w:szCs w:val="20"/>
        </w:rPr>
        <w:t>(c(Pub2,Pub3,Pub4,Pub5))</w:t>
      </w:r>
    </w:p>
    <w:p w14:paraId="22BB6EA0" w14:textId="0B8FC147" w:rsidR="00E216D1" w:rsidRDefault="00E216D1" w:rsidP="00E216D1">
      <w:pPr>
        <w:ind w:firstLine="360"/>
        <w:rPr>
          <w:rFonts w:asciiTheme="majorHAnsi" w:hAnsiTheme="majorHAnsi" w:cstheme="majorHAnsi"/>
        </w:rPr>
      </w:pPr>
    </w:p>
    <w:p w14:paraId="09EDAD25" w14:textId="5FFBBF7F" w:rsidR="00E216D1" w:rsidRPr="00E216D1" w:rsidRDefault="00E216D1" w:rsidP="76132022">
      <w:pPr>
        <w:pStyle w:val="ListParagraph"/>
        <w:numPr>
          <w:ilvl w:val="0"/>
          <w:numId w:val="1"/>
        </w:numPr>
        <w:spacing w:line="480" w:lineRule="auto"/>
        <w:rPr>
          <w:rFonts w:asciiTheme="majorHAnsi" w:hAnsiTheme="majorHAnsi" w:cstheme="majorBidi"/>
        </w:rPr>
      </w:pPr>
      <w:r w:rsidRPr="76132022">
        <w:rPr>
          <w:rFonts w:ascii="Times New Roman" w:hAnsi="Times New Roman" w:cs="Times New Roman"/>
          <w:sz w:val="24"/>
          <w:szCs w:val="24"/>
        </w:rPr>
        <w:t>A simplified data frame was created based on the “head” of each publishers</w:t>
      </w:r>
      <w:r w:rsidR="003A4AC4" w:rsidRPr="76132022">
        <w:rPr>
          <w:rFonts w:ascii="Times New Roman" w:hAnsi="Times New Roman" w:cs="Times New Roman"/>
          <w:sz w:val="24"/>
          <w:szCs w:val="24"/>
        </w:rPr>
        <w:t xml:space="preserve"> (</w:t>
      </w:r>
      <w:proofErr w:type="spellStart"/>
      <w:r w:rsidR="003A4AC4" w:rsidRPr="76132022">
        <w:rPr>
          <w:rFonts w:ascii="Times New Roman" w:hAnsi="Times New Roman" w:cs="Times New Roman"/>
          <w:sz w:val="24"/>
          <w:szCs w:val="24"/>
        </w:rPr>
        <w:t>pubmerge</w:t>
      </w:r>
      <w:proofErr w:type="spellEnd"/>
      <w:r w:rsidR="003A4AC4" w:rsidRPr="76132022">
        <w:rPr>
          <w:rFonts w:ascii="Times New Roman" w:hAnsi="Times New Roman" w:cs="Times New Roman"/>
          <w:sz w:val="24"/>
          <w:szCs w:val="24"/>
        </w:rPr>
        <w:t xml:space="preserve"> 2.2,</w:t>
      </w:r>
      <w:r w:rsidR="0099526D">
        <w:rPr>
          <w:rFonts w:ascii="Times New Roman" w:hAnsi="Times New Roman" w:cs="Times New Roman"/>
          <w:sz w:val="24"/>
          <w:szCs w:val="24"/>
        </w:rPr>
        <w:t xml:space="preserve"> </w:t>
      </w:r>
      <w:r w:rsidR="003A4AC4" w:rsidRPr="76132022">
        <w:rPr>
          <w:rFonts w:ascii="Times New Roman" w:hAnsi="Times New Roman" w:cs="Times New Roman"/>
          <w:sz w:val="24"/>
          <w:szCs w:val="24"/>
        </w:rPr>
        <w:t>etc</w:t>
      </w:r>
      <w:r w:rsidR="0099526D">
        <w:rPr>
          <w:rFonts w:ascii="Times New Roman" w:hAnsi="Times New Roman" w:cs="Times New Roman"/>
          <w:sz w:val="24"/>
          <w:szCs w:val="24"/>
        </w:rPr>
        <w:t>.</w:t>
      </w:r>
      <w:r w:rsidR="003A4AC4" w:rsidRPr="76132022">
        <w:rPr>
          <w:rFonts w:ascii="Times New Roman" w:hAnsi="Times New Roman" w:cs="Times New Roman"/>
          <w:sz w:val="24"/>
          <w:szCs w:val="24"/>
        </w:rPr>
        <w:t>)</w:t>
      </w:r>
      <w:r w:rsidRPr="76132022">
        <w:rPr>
          <w:rFonts w:ascii="Times New Roman" w:hAnsi="Times New Roman" w:cs="Times New Roman"/>
          <w:sz w:val="24"/>
          <w:szCs w:val="24"/>
        </w:rPr>
        <w:t xml:space="preserve"> after placing into ascending order</w:t>
      </w:r>
      <w:r w:rsidR="003A4AC4" w:rsidRPr="76132022">
        <w:rPr>
          <w:rFonts w:ascii="Times New Roman" w:hAnsi="Times New Roman" w:cs="Times New Roman"/>
          <w:sz w:val="24"/>
          <w:szCs w:val="24"/>
        </w:rPr>
        <w:t xml:space="preserve"> (pubmerge2,</w:t>
      </w:r>
      <w:r w:rsidR="0099526D">
        <w:rPr>
          <w:rFonts w:ascii="Times New Roman" w:hAnsi="Times New Roman" w:cs="Times New Roman"/>
          <w:sz w:val="24"/>
          <w:szCs w:val="24"/>
        </w:rPr>
        <w:t xml:space="preserve"> </w:t>
      </w:r>
      <w:r w:rsidR="003A4AC4" w:rsidRPr="76132022">
        <w:rPr>
          <w:rFonts w:ascii="Times New Roman" w:hAnsi="Times New Roman" w:cs="Times New Roman"/>
          <w:sz w:val="24"/>
          <w:szCs w:val="24"/>
        </w:rPr>
        <w:t>etc.)</w:t>
      </w:r>
      <w:r w:rsidRPr="76132022">
        <w:rPr>
          <w:rFonts w:ascii="Times New Roman" w:hAnsi="Times New Roman" w:cs="Times New Roman"/>
          <w:sz w:val="24"/>
          <w:szCs w:val="24"/>
        </w:rPr>
        <w:t xml:space="preserve"> to isolate and determine the top three publishers across the </w:t>
      </w:r>
      <w:r w:rsidR="0099526D">
        <w:rPr>
          <w:rFonts w:ascii="Times New Roman" w:hAnsi="Times New Roman" w:cs="Times New Roman"/>
          <w:sz w:val="24"/>
          <w:szCs w:val="24"/>
        </w:rPr>
        <w:t xml:space="preserve">North America, Europe, Japan, and </w:t>
      </w:r>
      <w:r w:rsidRPr="76132022">
        <w:rPr>
          <w:rFonts w:ascii="Times New Roman" w:hAnsi="Times New Roman" w:cs="Times New Roman"/>
          <w:sz w:val="24"/>
          <w:szCs w:val="24"/>
        </w:rPr>
        <w:t>globally</w:t>
      </w:r>
      <w:r w:rsidR="003A4AC4" w:rsidRPr="76132022">
        <w:rPr>
          <w:rFonts w:ascii="Times New Roman" w:hAnsi="Times New Roman" w:cs="Times New Roman"/>
          <w:sz w:val="24"/>
          <w:szCs w:val="24"/>
        </w:rPr>
        <w:t>. This was completed using the melt function and producing “pubmelt2”</w:t>
      </w:r>
      <w:r w:rsidRPr="76132022">
        <w:rPr>
          <w:rFonts w:ascii="Times New Roman" w:hAnsi="Times New Roman" w:cs="Times New Roman"/>
          <w:sz w:val="24"/>
          <w:szCs w:val="24"/>
        </w:rPr>
        <w:t>:</w:t>
      </w:r>
    </w:p>
    <w:p w14:paraId="3409FCD7" w14:textId="5C57FDC7" w:rsidR="00E216D1" w:rsidRPr="00D332E0" w:rsidRDefault="003A4AC4" w:rsidP="003A4AC4">
      <w:pPr>
        <w:ind w:firstLine="720"/>
        <w:rPr>
          <w:rFonts w:ascii="Lucida Console" w:hAnsi="Lucida Console" w:cs="Times New Roman"/>
          <w:sz w:val="20"/>
          <w:szCs w:val="20"/>
        </w:rPr>
      </w:pPr>
      <w:r w:rsidRPr="00D332E0">
        <w:rPr>
          <w:rFonts w:ascii="Lucida Console" w:hAnsi="Lucida Console" w:cs="Times New Roman"/>
          <w:sz w:val="20"/>
          <w:szCs w:val="20"/>
        </w:rPr>
        <w:t>“</w:t>
      </w:r>
      <w:r w:rsidR="00E216D1" w:rsidRPr="00D332E0">
        <w:rPr>
          <w:rFonts w:ascii="Lucida Console" w:hAnsi="Lucida Console" w:cs="Times New Roman"/>
          <w:sz w:val="20"/>
          <w:szCs w:val="20"/>
        </w:rPr>
        <w:t>pubmerge2&lt;-pubmerge[order(-</w:t>
      </w:r>
      <w:proofErr w:type="gramStart"/>
      <w:r w:rsidR="00E216D1" w:rsidRPr="00D332E0">
        <w:rPr>
          <w:rFonts w:ascii="Lucida Console" w:hAnsi="Lucida Console" w:cs="Times New Roman"/>
          <w:sz w:val="20"/>
          <w:szCs w:val="20"/>
        </w:rPr>
        <w:t>pubmerge$Global.Sales,pubmerge</w:t>
      </w:r>
      <w:proofErr w:type="gramEnd"/>
      <w:r w:rsidR="00E216D1" w:rsidRPr="00D332E0">
        <w:rPr>
          <w:rFonts w:ascii="Lucida Console" w:hAnsi="Lucida Console" w:cs="Times New Roman"/>
          <w:sz w:val="20"/>
          <w:szCs w:val="20"/>
        </w:rPr>
        <w:t>$Publisher),]</w:t>
      </w:r>
    </w:p>
    <w:p w14:paraId="6E6F18E9" w14:textId="77777777" w:rsidR="00E216D1" w:rsidRPr="00D332E0" w:rsidRDefault="00E216D1" w:rsidP="00D332E0">
      <w:pPr>
        <w:ind w:left="720"/>
        <w:rPr>
          <w:rFonts w:ascii="Lucida Console" w:hAnsi="Lucida Console" w:cs="Times New Roman"/>
          <w:sz w:val="20"/>
          <w:szCs w:val="20"/>
        </w:rPr>
      </w:pPr>
      <w:r w:rsidRPr="00D332E0">
        <w:rPr>
          <w:rFonts w:ascii="Lucida Console" w:hAnsi="Lucida Console" w:cs="Times New Roman"/>
          <w:sz w:val="20"/>
          <w:szCs w:val="20"/>
        </w:rPr>
        <w:t>pubmerge3&lt;-pubmerge[order(-</w:t>
      </w:r>
      <w:proofErr w:type="gramStart"/>
      <w:r w:rsidRPr="00D332E0">
        <w:rPr>
          <w:rFonts w:ascii="Lucida Console" w:hAnsi="Lucida Console" w:cs="Times New Roman"/>
          <w:sz w:val="20"/>
          <w:szCs w:val="20"/>
        </w:rPr>
        <w:t>pubmerge$North.America.Sales</w:t>
      </w:r>
      <w:proofErr w:type="gramEnd"/>
      <w:r w:rsidRPr="00D332E0">
        <w:rPr>
          <w:rFonts w:ascii="Lucida Console" w:hAnsi="Lucida Console" w:cs="Times New Roman"/>
          <w:sz w:val="20"/>
          <w:szCs w:val="20"/>
        </w:rPr>
        <w:t>,pubmerge$Publisher),]</w:t>
      </w:r>
    </w:p>
    <w:p w14:paraId="7A360AF6" w14:textId="77777777" w:rsidR="00E216D1" w:rsidRPr="00D332E0" w:rsidRDefault="00E216D1" w:rsidP="003A4AC4">
      <w:pPr>
        <w:ind w:firstLine="720"/>
        <w:rPr>
          <w:rFonts w:ascii="Lucida Console" w:hAnsi="Lucida Console" w:cs="Times New Roman"/>
          <w:sz w:val="20"/>
          <w:szCs w:val="20"/>
        </w:rPr>
      </w:pPr>
      <w:r w:rsidRPr="00D332E0">
        <w:rPr>
          <w:rFonts w:ascii="Lucida Console" w:hAnsi="Lucida Console" w:cs="Times New Roman"/>
          <w:sz w:val="20"/>
          <w:szCs w:val="20"/>
        </w:rPr>
        <w:t>pubmerge4&lt;-pubmerge[order(-</w:t>
      </w:r>
      <w:proofErr w:type="gramStart"/>
      <w:r w:rsidRPr="00D332E0">
        <w:rPr>
          <w:rFonts w:ascii="Lucida Console" w:hAnsi="Lucida Console" w:cs="Times New Roman"/>
          <w:sz w:val="20"/>
          <w:szCs w:val="20"/>
        </w:rPr>
        <w:t>pubmerge$Europe.Sales,pubmerge</w:t>
      </w:r>
      <w:proofErr w:type="gramEnd"/>
      <w:r w:rsidRPr="00D332E0">
        <w:rPr>
          <w:rFonts w:ascii="Lucida Console" w:hAnsi="Lucida Console" w:cs="Times New Roman"/>
          <w:sz w:val="20"/>
          <w:szCs w:val="20"/>
        </w:rPr>
        <w:t>$Publisher),]</w:t>
      </w:r>
    </w:p>
    <w:p w14:paraId="45B6E5BF" w14:textId="77777777" w:rsidR="00E216D1" w:rsidRPr="00D332E0" w:rsidRDefault="00E216D1" w:rsidP="003A4AC4">
      <w:pPr>
        <w:ind w:firstLine="720"/>
        <w:rPr>
          <w:rFonts w:ascii="Lucida Console" w:hAnsi="Lucida Console" w:cs="Times New Roman"/>
          <w:sz w:val="20"/>
          <w:szCs w:val="20"/>
        </w:rPr>
      </w:pPr>
      <w:r w:rsidRPr="00D332E0">
        <w:rPr>
          <w:rFonts w:ascii="Lucida Console" w:hAnsi="Lucida Console" w:cs="Times New Roman"/>
          <w:sz w:val="20"/>
          <w:szCs w:val="20"/>
        </w:rPr>
        <w:t>pubmerge5&lt;-pubmerge[order(-</w:t>
      </w:r>
      <w:proofErr w:type="gramStart"/>
      <w:r w:rsidRPr="00D332E0">
        <w:rPr>
          <w:rFonts w:ascii="Lucida Console" w:hAnsi="Lucida Console" w:cs="Times New Roman"/>
          <w:sz w:val="20"/>
          <w:szCs w:val="20"/>
        </w:rPr>
        <w:t>pubmerge$Japan.Sales,pubmerge</w:t>
      </w:r>
      <w:proofErr w:type="gramEnd"/>
      <w:r w:rsidRPr="00D332E0">
        <w:rPr>
          <w:rFonts w:ascii="Lucida Console" w:hAnsi="Lucida Console" w:cs="Times New Roman"/>
          <w:sz w:val="20"/>
          <w:szCs w:val="20"/>
        </w:rPr>
        <w:t>$Publisher),]</w:t>
      </w:r>
    </w:p>
    <w:p w14:paraId="4D3672FE" w14:textId="77777777" w:rsidR="00E216D1" w:rsidRPr="00D332E0" w:rsidRDefault="00E216D1" w:rsidP="003A4AC4">
      <w:pPr>
        <w:ind w:firstLine="720"/>
        <w:rPr>
          <w:rFonts w:ascii="Lucida Console" w:hAnsi="Lucida Console" w:cs="Times New Roman"/>
          <w:sz w:val="20"/>
          <w:szCs w:val="20"/>
        </w:rPr>
      </w:pPr>
      <w:r w:rsidRPr="00D332E0">
        <w:rPr>
          <w:rFonts w:ascii="Lucida Console" w:hAnsi="Lucida Console" w:cs="Times New Roman"/>
          <w:sz w:val="20"/>
          <w:szCs w:val="20"/>
        </w:rPr>
        <w:t>pubmerge2.2&lt;-head(pubmerge2)</w:t>
      </w:r>
    </w:p>
    <w:p w14:paraId="3647398D" w14:textId="77777777" w:rsidR="00E216D1" w:rsidRPr="00D332E0" w:rsidRDefault="00E216D1" w:rsidP="003A4AC4">
      <w:pPr>
        <w:ind w:firstLine="720"/>
        <w:rPr>
          <w:rFonts w:ascii="Lucida Console" w:hAnsi="Lucida Console" w:cs="Times New Roman"/>
          <w:sz w:val="20"/>
          <w:szCs w:val="20"/>
        </w:rPr>
      </w:pPr>
      <w:r w:rsidRPr="00D332E0">
        <w:rPr>
          <w:rFonts w:ascii="Lucida Console" w:hAnsi="Lucida Console" w:cs="Times New Roman"/>
          <w:sz w:val="20"/>
          <w:szCs w:val="20"/>
        </w:rPr>
        <w:t>pubmerge3.3&lt;-head(pubmerge3)</w:t>
      </w:r>
    </w:p>
    <w:p w14:paraId="5131AA79" w14:textId="77777777" w:rsidR="003A4AC4" w:rsidRPr="00D332E0" w:rsidRDefault="003A4AC4" w:rsidP="003A4AC4">
      <w:pPr>
        <w:ind w:firstLine="720"/>
        <w:rPr>
          <w:rFonts w:ascii="Lucida Console" w:hAnsi="Lucida Console" w:cs="Times New Roman"/>
          <w:sz w:val="20"/>
          <w:szCs w:val="20"/>
        </w:rPr>
      </w:pPr>
      <w:r w:rsidRPr="00D332E0">
        <w:rPr>
          <w:rFonts w:ascii="Lucida Console" w:hAnsi="Lucida Console" w:cs="Times New Roman"/>
          <w:sz w:val="20"/>
          <w:szCs w:val="20"/>
        </w:rPr>
        <w:t>pubmerge4.4&lt;-head(pubmerge4)</w:t>
      </w:r>
    </w:p>
    <w:p w14:paraId="45A53A07" w14:textId="77777777" w:rsidR="003A4AC4" w:rsidRPr="00D332E0" w:rsidRDefault="003A4AC4" w:rsidP="003A4AC4">
      <w:pPr>
        <w:rPr>
          <w:rFonts w:ascii="Lucida Console" w:hAnsi="Lucida Console" w:cs="Times New Roman"/>
          <w:sz w:val="20"/>
          <w:szCs w:val="20"/>
        </w:rPr>
      </w:pPr>
    </w:p>
    <w:p w14:paraId="6EB00258" w14:textId="77777777" w:rsidR="003A4AC4" w:rsidRPr="00D332E0" w:rsidRDefault="003A4AC4" w:rsidP="003A4AC4">
      <w:pPr>
        <w:ind w:firstLine="720"/>
        <w:rPr>
          <w:rFonts w:ascii="Lucida Console" w:hAnsi="Lucida Console" w:cs="Times New Roman"/>
          <w:sz w:val="20"/>
          <w:szCs w:val="20"/>
        </w:rPr>
      </w:pPr>
      <w:r w:rsidRPr="00D332E0">
        <w:rPr>
          <w:rFonts w:ascii="Lucida Console" w:hAnsi="Lucida Console" w:cs="Times New Roman"/>
          <w:sz w:val="20"/>
          <w:szCs w:val="20"/>
        </w:rPr>
        <w:t>pubmerge5.5&lt;-head(pubmerge5)</w:t>
      </w:r>
    </w:p>
    <w:p w14:paraId="1806B28C" w14:textId="77777777" w:rsidR="003A4AC4" w:rsidRPr="00D332E0" w:rsidRDefault="003A4AC4" w:rsidP="003A4AC4">
      <w:pPr>
        <w:ind w:firstLine="720"/>
        <w:rPr>
          <w:rFonts w:ascii="Lucida Console" w:hAnsi="Lucida Console" w:cs="Times New Roman"/>
          <w:sz w:val="20"/>
          <w:szCs w:val="20"/>
        </w:rPr>
      </w:pPr>
      <w:r w:rsidRPr="00D332E0">
        <w:rPr>
          <w:rFonts w:ascii="Lucida Console" w:hAnsi="Lucida Console" w:cs="Times New Roman"/>
          <w:sz w:val="20"/>
          <w:szCs w:val="20"/>
        </w:rPr>
        <w:t>puballup&lt;-</w:t>
      </w:r>
      <w:proofErr w:type="gramStart"/>
      <w:r w:rsidRPr="00D332E0">
        <w:rPr>
          <w:rFonts w:ascii="Lucida Console" w:hAnsi="Lucida Console" w:cs="Times New Roman"/>
          <w:sz w:val="20"/>
          <w:szCs w:val="20"/>
        </w:rPr>
        <w:t>data.frame</w:t>
      </w:r>
      <w:proofErr w:type="gramEnd"/>
      <w:r w:rsidRPr="00D332E0">
        <w:rPr>
          <w:rFonts w:ascii="Lucida Console" w:hAnsi="Lucida Console" w:cs="Times New Roman"/>
          <w:sz w:val="20"/>
          <w:szCs w:val="20"/>
        </w:rPr>
        <w:t>(pubmerge2.2,pubmerge3.3,pubmerge4.4,pubmerge5.5)</w:t>
      </w:r>
    </w:p>
    <w:p w14:paraId="47501E83" w14:textId="77777777" w:rsidR="003A4AC4" w:rsidRPr="00D332E0" w:rsidRDefault="003A4AC4" w:rsidP="003A4AC4">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pubmelt</w:t>
      </w:r>
      <w:proofErr w:type="spellEnd"/>
      <w:r w:rsidRPr="00D332E0">
        <w:rPr>
          <w:rFonts w:ascii="Lucida Console" w:hAnsi="Lucida Console" w:cs="Times New Roman"/>
          <w:sz w:val="20"/>
          <w:szCs w:val="20"/>
        </w:rPr>
        <w:t>&lt;-melt(</w:t>
      </w:r>
      <w:proofErr w:type="spellStart"/>
      <w:r w:rsidRPr="00D332E0">
        <w:rPr>
          <w:rFonts w:ascii="Lucida Console" w:hAnsi="Lucida Console" w:cs="Times New Roman"/>
          <w:sz w:val="20"/>
          <w:szCs w:val="20"/>
        </w:rPr>
        <w:t>puballup</w:t>
      </w:r>
      <w:proofErr w:type="spellEnd"/>
      <w:r w:rsidRPr="00D332E0">
        <w:rPr>
          <w:rFonts w:ascii="Lucida Console" w:hAnsi="Lucida Console" w:cs="Times New Roman"/>
          <w:sz w:val="20"/>
          <w:szCs w:val="20"/>
        </w:rPr>
        <w:t>,"Publisher")</w:t>
      </w:r>
    </w:p>
    <w:p w14:paraId="25482E99" w14:textId="72EC5FD6" w:rsidR="003370F2" w:rsidRPr="00D332E0" w:rsidRDefault="003A4AC4" w:rsidP="003A4AC4">
      <w:pPr>
        <w:ind w:firstLine="720"/>
        <w:rPr>
          <w:rFonts w:ascii="Lucida Console" w:hAnsi="Lucida Console" w:cs="Times New Roman"/>
          <w:sz w:val="20"/>
          <w:szCs w:val="20"/>
        </w:rPr>
      </w:pPr>
      <w:r w:rsidRPr="00D332E0">
        <w:rPr>
          <w:rFonts w:ascii="Lucida Console" w:hAnsi="Lucida Console" w:cs="Times New Roman"/>
          <w:sz w:val="20"/>
          <w:szCs w:val="20"/>
        </w:rPr>
        <w:t>pubmelt2&lt;-</w:t>
      </w:r>
      <w:proofErr w:type="spellStart"/>
      <w:r w:rsidRPr="00D332E0">
        <w:rPr>
          <w:rFonts w:ascii="Lucida Console" w:hAnsi="Lucida Console" w:cs="Times New Roman"/>
          <w:sz w:val="20"/>
          <w:szCs w:val="20"/>
        </w:rPr>
        <w:t>pubmelt</w:t>
      </w:r>
      <w:proofErr w:type="spellEnd"/>
      <w:r w:rsidRPr="00D332E0">
        <w:rPr>
          <w:rFonts w:ascii="Lucida Console" w:hAnsi="Lucida Console" w:cs="Times New Roman"/>
          <w:sz w:val="20"/>
          <w:szCs w:val="20"/>
        </w:rPr>
        <w:t>[-</w:t>
      </w:r>
      <w:proofErr w:type="gramStart"/>
      <w:r w:rsidRPr="00D332E0">
        <w:rPr>
          <w:rFonts w:ascii="Lucida Console" w:hAnsi="Lucida Console" w:cs="Times New Roman"/>
          <w:sz w:val="20"/>
          <w:szCs w:val="20"/>
        </w:rPr>
        <w:t>c(</w:t>
      </w:r>
      <w:proofErr w:type="gramEnd"/>
      <w:r w:rsidRPr="00D332E0">
        <w:rPr>
          <w:rFonts w:ascii="Lucida Console" w:hAnsi="Lucida Console" w:cs="Times New Roman"/>
          <w:sz w:val="20"/>
          <w:szCs w:val="20"/>
        </w:rPr>
        <w:t>7:12),]”</w:t>
      </w:r>
    </w:p>
    <w:p w14:paraId="7C50FAD2" w14:textId="7B13B86F" w:rsidR="00966C81" w:rsidRDefault="0099526D" w:rsidP="00966C81">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A s</w:t>
      </w:r>
      <w:r w:rsidR="003370F2" w:rsidRPr="76132022">
        <w:rPr>
          <w:rFonts w:ascii="Times New Roman" w:hAnsi="Times New Roman" w:cs="Times New Roman"/>
          <w:sz w:val="24"/>
          <w:szCs w:val="24"/>
        </w:rPr>
        <w:t xml:space="preserve">implified </w:t>
      </w:r>
      <w:r>
        <w:rPr>
          <w:rFonts w:ascii="Times New Roman" w:hAnsi="Times New Roman" w:cs="Times New Roman"/>
          <w:sz w:val="24"/>
          <w:szCs w:val="24"/>
        </w:rPr>
        <w:t>data frame was created</w:t>
      </w:r>
      <w:r w:rsidR="003370F2" w:rsidRPr="76132022">
        <w:rPr>
          <w:rFonts w:ascii="Times New Roman" w:hAnsi="Times New Roman" w:cs="Times New Roman"/>
          <w:sz w:val="24"/>
          <w:szCs w:val="24"/>
        </w:rPr>
        <w:t xml:space="preserve"> run </w:t>
      </w:r>
      <w:r>
        <w:rPr>
          <w:rFonts w:ascii="Times New Roman" w:hAnsi="Times New Roman" w:cs="Times New Roman"/>
          <w:sz w:val="24"/>
          <w:szCs w:val="24"/>
        </w:rPr>
        <w:t xml:space="preserve">an </w:t>
      </w:r>
      <w:r w:rsidR="003370F2" w:rsidRPr="76132022">
        <w:rPr>
          <w:rFonts w:ascii="Times New Roman" w:hAnsi="Times New Roman" w:cs="Times New Roman"/>
          <w:sz w:val="24"/>
          <w:szCs w:val="24"/>
        </w:rPr>
        <w:t>analysis of market sales based on Genre which were combined into the table “</w:t>
      </w:r>
      <w:proofErr w:type="spellStart"/>
      <w:r w:rsidR="003370F2" w:rsidRPr="76132022">
        <w:rPr>
          <w:rFonts w:ascii="Times New Roman" w:hAnsi="Times New Roman" w:cs="Times New Roman"/>
          <w:sz w:val="24"/>
          <w:szCs w:val="24"/>
        </w:rPr>
        <w:t>genreSalesTotal</w:t>
      </w:r>
      <w:proofErr w:type="spellEnd"/>
      <w:r w:rsidR="003370F2" w:rsidRPr="76132022">
        <w:rPr>
          <w:rFonts w:ascii="Times New Roman" w:hAnsi="Times New Roman" w:cs="Times New Roman"/>
          <w:sz w:val="24"/>
          <w:szCs w:val="24"/>
        </w:rPr>
        <w:t>”. Global sales were left alone in the simplified table “</w:t>
      </w:r>
      <w:proofErr w:type="spellStart"/>
      <w:r w:rsidR="003370F2" w:rsidRPr="76132022">
        <w:rPr>
          <w:rFonts w:ascii="Times New Roman" w:hAnsi="Times New Roman" w:cs="Times New Roman"/>
          <w:sz w:val="24"/>
          <w:szCs w:val="24"/>
        </w:rPr>
        <w:t>globalSales</w:t>
      </w:r>
      <w:proofErr w:type="spellEnd"/>
      <w:r w:rsidR="003370F2" w:rsidRPr="76132022">
        <w:rPr>
          <w:rFonts w:ascii="Times New Roman" w:hAnsi="Times New Roman" w:cs="Times New Roman"/>
          <w:sz w:val="24"/>
          <w:szCs w:val="24"/>
        </w:rPr>
        <w:t>”:</w:t>
      </w:r>
    </w:p>
    <w:p w14:paraId="7345390F" w14:textId="5850455D" w:rsidR="003370F2" w:rsidRPr="00D332E0" w:rsidRDefault="003370F2" w:rsidP="003370F2">
      <w:pPr>
        <w:ind w:firstLine="720"/>
        <w:rPr>
          <w:rFonts w:ascii="Lucida Console" w:hAnsi="Lucida Console" w:cs="Times New Roman"/>
          <w:sz w:val="20"/>
          <w:szCs w:val="20"/>
        </w:rPr>
      </w:pPr>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globalSales</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VG$Global_Sales,VG$Genre,sum</w:t>
      </w:r>
      <w:proofErr w:type="spellEnd"/>
      <w:r w:rsidRPr="00D332E0">
        <w:rPr>
          <w:rFonts w:ascii="Lucida Console" w:hAnsi="Lucida Console" w:cs="Times New Roman"/>
          <w:sz w:val="20"/>
          <w:szCs w:val="20"/>
        </w:rPr>
        <w:t>)</w:t>
      </w:r>
    </w:p>
    <w:p w14:paraId="41AAECC9" w14:textId="77777777" w:rsidR="003370F2" w:rsidRPr="00D332E0" w:rsidRDefault="003370F2" w:rsidP="003370F2">
      <w:pPr>
        <w:ind w:firstLine="720"/>
        <w:rPr>
          <w:rFonts w:ascii="Lucida Console" w:hAnsi="Lucida Console" w:cs="Times New Roman"/>
          <w:sz w:val="20"/>
          <w:szCs w:val="20"/>
        </w:rPr>
      </w:pPr>
      <w:r w:rsidRPr="00D332E0">
        <w:rPr>
          <w:rFonts w:ascii="Lucida Console" w:hAnsi="Lucida Console" w:cs="Times New Roman"/>
          <w:sz w:val="20"/>
          <w:szCs w:val="20"/>
        </w:rPr>
        <w:t>genre&lt;-</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globalSales</w:t>
      </w:r>
      <w:proofErr w:type="spellEnd"/>
      <w:r w:rsidRPr="00D332E0">
        <w:rPr>
          <w:rFonts w:ascii="Lucida Console" w:hAnsi="Lucida Console" w:cs="Times New Roman"/>
          <w:sz w:val="20"/>
          <w:szCs w:val="20"/>
        </w:rPr>
        <w:t>)</w:t>
      </w:r>
    </w:p>
    <w:p w14:paraId="554AAA11" w14:textId="77777777" w:rsidR="003370F2" w:rsidRPr="00D332E0" w:rsidRDefault="003370F2" w:rsidP="003370F2">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GenreSalesGlobal</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data.frame</w:t>
      </w:r>
      <w:proofErr w:type="spellEnd"/>
      <w:proofErr w:type="gramEnd"/>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genre,globalSales</w:t>
      </w:r>
      <w:proofErr w:type="spellEnd"/>
      <w:r w:rsidRPr="00D332E0">
        <w:rPr>
          <w:rFonts w:ascii="Lucida Console" w:hAnsi="Lucida Console" w:cs="Times New Roman"/>
          <w:sz w:val="20"/>
          <w:szCs w:val="20"/>
        </w:rPr>
        <w:t>)</w:t>
      </w:r>
    </w:p>
    <w:p w14:paraId="2C6B4038" w14:textId="77777777" w:rsidR="003370F2" w:rsidRPr="00D332E0" w:rsidRDefault="003370F2" w:rsidP="003370F2">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naSales</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VG$NA_Sales,VG$Genre,sum</w:t>
      </w:r>
      <w:proofErr w:type="spellEnd"/>
      <w:r w:rsidRPr="00D332E0">
        <w:rPr>
          <w:rFonts w:ascii="Lucida Console" w:hAnsi="Lucida Console" w:cs="Times New Roman"/>
          <w:sz w:val="20"/>
          <w:szCs w:val="20"/>
        </w:rPr>
        <w:t>)</w:t>
      </w:r>
    </w:p>
    <w:p w14:paraId="298B695B" w14:textId="77777777" w:rsidR="003370F2" w:rsidRPr="00D332E0" w:rsidRDefault="003370F2" w:rsidP="003370F2">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euSales</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VG$EU_Sales,VG$Genre,sum</w:t>
      </w:r>
      <w:proofErr w:type="spellEnd"/>
      <w:r w:rsidRPr="00D332E0">
        <w:rPr>
          <w:rFonts w:ascii="Lucida Console" w:hAnsi="Lucida Console" w:cs="Times New Roman"/>
          <w:sz w:val="20"/>
          <w:szCs w:val="20"/>
        </w:rPr>
        <w:t>)</w:t>
      </w:r>
    </w:p>
    <w:p w14:paraId="645586B2" w14:textId="77777777" w:rsidR="003370F2" w:rsidRPr="00D332E0" w:rsidRDefault="003370F2" w:rsidP="003370F2">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jpSales</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VG$JP_Sales,VG$Genre,sum</w:t>
      </w:r>
      <w:proofErr w:type="spellEnd"/>
      <w:r w:rsidRPr="00D332E0">
        <w:rPr>
          <w:rFonts w:ascii="Lucida Console" w:hAnsi="Lucida Console" w:cs="Times New Roman"/>
          <w:sz w:val="20"/>
          <w:szCs w:val="20"/>
        </w:rPr>
        <w:t>)</w:t>
      </w:r>
    </w:p>
    <w:p w14:paraId="401D552C" w14:textId="77777777" w:rsidR="003370F2" w:rsidRPr="00D332E0" w:rsidRDefault="003370F2" w:rsidP="003370F2">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otherSales</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tapply</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VG$Other_Sales,VG$Genre,sum</w:t>
      </w:r>
      <w:proofErr w:type="spellEnd"/>
      <w:r w:rsidRPr="00D332E0">
        <w:rPr>
          <w:rFonts w:ascii="Lucida Console" w:hAnsi="Lucida Console" w:cs="Times New Roman"/>
          <w:sz w:val="20"/>
          <w:szCs w:val="20"/>
        </w:rPr>
        <w:t>)</w:t>
      </w:r>
    </w:p>
    <w:p w14:paraId="40595226" w14:textId="7A2164D3" w:rsidR="003370F2" w:rsidRPr="00D332E0" w:rsidRDefault="003370F2" w:rsidP="003370F2">
      <w:pPr>
        <w:ind w:firstLine="720"/>
        <w:rPr>
          <w:rFonts w:ascii="Lucida Console" w:hAnsi="Lucida Console" w:cs="Times New Roman"/>
          <w:sz w:val="20"/>
          <w:szCs w:val="20"/>
        </w:rPr>
      </w:pPr>
      <w:proofErr w:type="spellStart"/>
      <w:r w:rsidRPr="00D332E0">
        <w:rPr>
          <w:rFonts w:ascii="Lucida Console" w:hAnsi="Lucida Console" w:cs="Times New Roman"/>
          <w:sz w:val="20"/>
          <w:szCs w:val="20"/>
        </w:rPr>
        <w:t>genreSalesTotal</w:t>
      </w:r>
      <w:proofErr w:type="spellEnd"/>
      <w:r w:rsidRPr="00D332E0">
        <w:rPr>
          <w:rFonts w:ascii="Lucida Console" w:hAnsi="Lucida Console" w:cs="Times New Roman"/>
          <w:sz w:val="20"/>
          <w:szCs w:val="20"/>
        </w:rPr>
        <w:t>&lt;-</w:t>
      </w:r>
      <w:proofErr w:type="spellStart"/>
      <w:proofErr w:type="gramStart"/>
      <w:r w:rsidRPr="00D332E0">
        <w:rPr>
          <w:rFonts w:ascii="Lucida Console" w:hAnsi="Lucida Console" w:cs="Times New Roman"/>
          <w:sz w:val="20"/>
          <w:szCs w:val="20"/>
        </w:rPr>
        <w:t>data.frame</w:t>
      </w:r>
      <w:proofErr w:type="spellEnd"/>
      <w:proofErr w:type="gramEnd"/>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naSales,euSales,jpSales,otherSales</w:t>
      </w:r>
      <w:proofErr w:type="spellEnd"/>
      <w:r w:rsidRPr="00D332E0">
        <w:rPr>
          <w:rFonts w:ascii="Lucida Console" w:hAnsi="Lucida Console" w:cs="Times New Roman"/>
          <w:sz w:val="20"/>
          <w:szCs w:val="20"/>
        </w:rPr>
        <w:t>)”</w:t>
      </w:r>
    </w:p>
    <w:p w14:paraId="6E25E60A" w14:textId="77777777" w:rsidR="003370F2" w:rsidRDefault="003370F2" w:rsidP="003370F2">
      <w:pPr>
        <w:ind w:firstLine="720"/>
        <w:rPr>
          <w:rFonts w:asciiTheme="majorHAnsi" w:hAnsiTheme="majorHAnsi" w:cstheme="majorHAnsi"/>
        </w:rPr>
      </w:pPr>
    </w:p>
    <w:p w14:paraId="11D22A38" w14:textId="533ECA7C" w:rsidR="003370F2" w:rsidRPr="003370F2" w:rsidRDefault="003370F2" w:rsidP="76132022">
      <w:pPr>
        <w:pStyle w:val="ListParagraph"/>
        <w:numPr>
          <w:ilvl w:val="0"/>
          <w:numId w:val="2"/>
        </w:numPr>
        <w:spacing w:line="480" w:lineRule="auto"/>
        <w:rPr>
          <w:rFonts w:asciiTheme="majorHAnsi" w:hAnsiTheme="majorHAnsi" w:cstheme="majorBidi"/>
        </w:rPr>
      </w:pPr>
      <w:r w:rsidRPr="76132022">
        <w:rPr>
          <w:rFonts w:ascii="Times New Roman" w:hAnsi="Times New Roman" w:cs="Times New Roman"/>
          <w:sz w:val="24"/>
          <w:szCs w:val="24"/>
        </w:rPr>
        <w:t>In order to create a bar plot that would give an accurate visual representation of genre performance in each market</w:t>
      </w:r>
      <w:r w:rsidR="0099526D">
        <w:rPr>
          <w:rFonts w:ascii="Times New Roman" w:hAnsi="Times New Roman" w:cs="Times New Roman"/>
          <w:sz w:val="24"/>
          <w:szCs w:val="24"/>
        </w:rPr>
        <w:t>,</w:t>
      </w:r>
      <w:r w:rsidRPr="76132022">
        <w:rPr>
          <w:rFonts w:ascii="Times New Roman" w:hAnsi="Times New Roman" w:cs="Times New Roman"/>
          <w:sz w:val="24"/>
          <w:szCs w:val="24"/>
        </w:rPr>
        <w:t xml:space="preserve"> a data frame was created to show which </w:t>
      </w:r>
      <w:r w:rsidR="00E216D1" w:rsidRPr="76132022">
        <w:rPr>
          <w:rFonts w:ascii="Times New Roman" w:hAnsi="Times New Roman" w:cs="Times New Roman"/>
          <w:sz w:val="24"/>
          <w:szCs w:val="24"/>
        </w:rPr>
        <w:t>genres</w:t>
      </w:r>
      <w:r w:rsidRPr="76132022">
        <w:rPr>
          <w:rFonts w:ascii="Times New Roman" w:hAnsi="Times New Roman" w:cs="Times New Roman"/>
          <w:sz w:val="24"/>
          <w:szCs w:val="24"/>
        </w:rPr>
        <w:t xml:space="preserve"> are most popular. This was backed by market sales for those genre’s:</w:t>
      </w:r>
    </w:p>
    <w:p w14:paraId="0A9977C1" w14:textId="65DA1340" w:rsidR="003370F2" w:rsidRPr="00D332E0" w:rsidRDefault="003370F2" w:rsidP="003370F2">
      <w:pPr>
        <w:spacing w:line="240" w:lineRule="auto"/>
        <w:ind w:firstLine="720"/>
        <w:rPr>
          <w:rFonts w:ascii="Lucida Console" w:hAnsi="Lucida Console" w:cs="Times New Roman"/>
          <w:sz w:val="20"/>
          <w:szCs w:val="20"/>
        </w:rPr>
      </w:pPr>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genreSalesTotal$genre</w:t>
      </w:r>
      <w:proofErr w:type="spellEnd"/>
      <w:r w:rsidRPr="00D332E0">
        <w:rPr>
          <w:rFonts w:ascii="Lucida Console" w:hAnsi="Lucida Console" w:cs="Times New Roman"/>
          <w:sz w:val="20"/>
          <w:szCs w:val="20"/>
        </w:rPr>
        <w:t>&lt;-</w:t>
      </w: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genreSalesTotal</w:t>
      </w:r>
      <w:proofErr w:type="spellEnd"/>
      <w:r w:rsidRPr="00D332E0">
        <w:rPr>
          <w:rFonts w:ascii="Lucida Console" w:hAnsi="Lucida Console" w:cs="Times New Roman"/>
          <w:sz w:val="20"/>
          <w:szCs w:val="20"/>
        </w:rPr>
        <w:t>)</w:t>
      </w:r>
    </w:p>
    <w:p w14:paraId="3C93E9CD" w14:textId="26FA36FB" w:rsidR="003370F2" w:rsidRPr="00D332E0" w:rsidRDefault="003370F2" w:rsidP="003370F2">
      <w:pPr>
        <w:spacing w:line="240" w:lineRule="auto"/>
        <w:ind w:left="720"/>
        <w:rPr>
          <w:rFonts w:ascii="Lucida Console" w:hAnsi="Lucida Console" w:cs="Times New Roman"/>
          <w:sz w:val="20"/>
          <w:szCs w:val="20"/>
        </w:rPr>
      </w:pPr>
      <w:proofErr w:type="spellStart"/>
      <w:r w:rsidRPr="00D332E0">
        <w:rPr>
          <w:rFonts w:ascii="Lucida Console" w:hAnsi="Lucida Console" w:cs="Times New Roman"/>
          <w:sz w:val="20"/>
          <w:szCs w:val="20"/>
        </w:rPr>
        <w:t>rownames</w:t>
      </w:r>
      <w:proofErr w:type="spellEnd"/>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genreSalesTotal</w:t>
      </w:r>
      <w:proofErr w:type="spellEnd"/>
      <w:r w:rsidRPr="00D332E0">
        <w:rPr>
          <w:rFonts w:ascii="Lucida Console" w:hAnsi="Lucida Console" w:cs="Times New Roman"/>
          <w:sz w:val="20"/>
          <w:szCs w:val="20"/>
        </w:rPr>
        <w:t>)&lt;-NULL</w:t>
      </w:r>
    </w:p>
    <w:p w14:paraId="718B91AF" w14:textId="77777777" w:rsidR="003370F2" w:rsidRPr="00D332E0" w:rsidRDefault="003370F2" w:rsidP="00D332E0">
      <w:pPr>
        <w:spacing w:line="240" w:lineRule="auto"/>
        <w:ind w:left="720"/>
        <w:rPr>
          <w:rFonts w:ascii="Lucida Console" w:hAnsi="Lucida Console" w:cs="Times New Roman"/>
          <w:sz w:val="20"/>
          <w:szCs w:val="20"/>
        </w:rPr>
      </w:pPr>
      <w:r w:rsidRPr="00D332E0">
        <w:rPr>
          <w:rFonts w:ascii="Lucida Console" w:hAnsi="Lucida Console" w:cs="Times New Roman"/>
          <w:sz w:val="20"/>
          <w:szCs w:val="20"/>
        </w:rPr>
        <w:t xml:space="preserve">market&lt;- </w:t>
      </w:r>
      <w:proofErr w:type="gramStart"/>
      <w:r w:rsidRPr="00D332E0">
        <w:rPr>
          <w:rFonts w:ascii="Lucida Console" w:hAnsi="Lucida Console" w:cs="Times New Roman"/>
          <w:sz w:val="20"/>
          <w:szCs w:val="20"/>
        </w:rPr>
        <w:t>c(</w:t>
      </w:r>
      <w:proofErr w:type="gramEnd"/>
      <w:r w:rsidRPr="00D332E0">
        <w:rPr>
          <w:rFonts w:ascii="Lucida Console" w:hAnsi="Lucida Console" w:cs="Times New Roman"/>
          <w:sz w:val="20"/>
          <w:szCs w:val="20"/>
        </w:rPr>
        <w:t>rep("</w:t>
      </w:r>
      <w:proofErr w:type="spellStart"/>
      <w:r w:rsidRPr="00D332E0">
        <w:rPr>
          <w:rFonts w:ascii="Lucida Console" w:hAnsi="Lucida Console" w:cs="Times New Roman"/>
          <w:sz w:val="20"/>
          <w:szCs w:val="20"/>
        </w:rPr>
        <w:t>NaSales</w:t>
      </w:r>
      <w:proofErr w:type="spellEnd"/>
      <w:r w:rsidRPr="00D332E0">
        <w:rPr>
          <w:rFonts w:ascii="Lucida Console" w:hAnsi="Lucida Console" w:cs="Times New Roman"/>
          <w:sz w:val="20"/>
          <w:szCs w:val="20"/>
        </w:rPr>
        <w:t>" , 12) , rep("</w:t>
      </w:r>
      <w:proofErr w:type="spellStart"/>
      <w:r w:rsidRPr="00D332E0">
        <w:rPr>
          <w:rFonts w:ascii="Lucida Console" w:hAnsi="Lucida Console" w:cs="Times New Roman"/>
          <w:sz w:val="20"/>
          <w:szCs w:val="20"/>
        </w:rPr>
        <w:t>EUSales</w:t>
      </w:r>
      <w:proofErr w:type="spellEnd"/>
      <w:r w:rsidRPr="00D332E0">
        <w:rPr>
          <w:rFonts w:ascii="Lucida Console" w:hAnsi="Lucida Console" w:cs="Times New Roman"/>
          <w:sz w:val="20"/>
          <w:szCs w:val="20"/>
        </w:rPr>
        <w:t>" , 12) , rep("</w:t>
      </w:r>
      <w:proofErr w:type="spellStart"/>
      <w:r w:rsidRPr="00D332E0">
        <w:rPr>
          <w:rFonts w:ascii="Lucida Console" w:hAnsi="Lucida Console" w:cs="Times New Roman"/>
          <w:sz w:val="20"/>
          <w:szCs w:val="20"/>
        </w:rPr>
        <w:t>JPSales</w:t>
      </w:r>
      <w:proofErr w:type="spellEnd"/>
      <w:r w:rsidRPr="00D332E0">
        <w:rPr>
          <w:rFonts w:ascii="Lucida Console" w:hAnsi="Lucida Console" w:cs="Times New Roman"/>
          <w:sz w:val="20"/>
          <w:szCs w:val="20"/>
        </w:rPr>
        <w:t>" , 12) , rep("</w:t>
      </w:r>
      <w:proofErr w:type="spellStart"/>
      <w:r w:rsidRPr="00D332E0">
        <w:rPr>
          <w:rFonts w:ascii="Lucida Console" w:hAnsi="Lucida Console" w:cs="Times New Roman"/>
          <w:sz w:val="20"/>
          <w:szCs w:val="20"/>
        </w:rPr>
        <w:t>OtherSales</w:t>
      </w:r>
      <w:proofErr w:type="spellEnd"/>
      <w:r w:rsidRPr="00D332E0">
        <w:rPr>
          <w:rFonts w:ascii="Lucida Console" w:hAnsi="Lucida Console" w:cs="Times New Roman"/>
          <w:sz w:val="20"/>
          <w:szCs w:val="20"/>
        </w:rPr>
        <w:t>" , 12) )</w:t>
      </w:r>
    </w:p>
    <w:p w14:paraId="1260E548" w14:textId="77777777" w:rsidR="003370F2" w:rsidRPr="00D332E0" w:rsidRDefault="003370F2" w:rsidP="003370F2">
      <w:pPr>
        <w:spacing w:line="240" w:lineRule="auto"/>
        <w:ind w:left="720"/>
        <w:rPr>
          <w:rFonts w:ascii="Lucida Console" w:hAnsi="Lucida Console" w:cs="Times New Roman"/>
          <w:sz w:val="20"/>
          <w:szCs w:val="20"/>
        </w:rPr>
      </w:pPr>
      <w:r w:rsidRPr="00D332E0">
        <w:rPr>
          <w:rFonts w:ascii="Lucida Console" w:hAnsi="Lucida Console" w:cs="Times New Roman"/>
          <w:sz w:val="20"/>
          <w:szCs w:val="20"/>
        </w:rPr>
        <w:t xml:space="preserve">genre1 &lt;- </w:t>
      </w:r>
      <w:proofErr w:type="gramStart"/>
      <w:r w:rsidRPr="00D332E0">
        <w:rPr>
          <w:rFonts w:ascii="Lucida Console" w:hAnsi="Lucida Console" w:cs="Times New Roman"/>
          <w:sz w:val="20"/>
          <w:szCs w:val="20"/>
        </w:rPr>
        <w:t>rep(</w:t>
      </w:r>
      <w:proofErr w:type="gramEnd"/>
      <w:r w:rsidRPr="00D332E0">
        <w:rPr>
          <w:rFonts w:ascii="Lucida Console" w:hAnsi="Lucida Console" w:cs="Times New Roman"/>
          <w:sz w:val="20"/>
          <w:szCs w:val="20"/>
        </w:rPr>
        <w:t>c("Action" , "</w:t>
      </w:r>
      <w:proofErr w:type="spellStart"/>
      <w:r w:rsidRPr="00D332E0">
        <w:rPr>
          <w:rFonts w:ascii="Lucida Console" w:hAnsi="Lucida Console" w:cs="Times New Roman"/>
          <w:sz w:val="20"/>
          <w:szCs w:val="20"/>
        </w:rPr>
        <w:t>Adventure","Fighting</w:t>
      </w:r>
      <w:proofErr w:type="spellEnd"/>
      <w:r w:rsidRPr="00D332E0">
        <w:rPr>
          <w:rFonts w:ascii="Lucida Console" w:hAnsi="Lucida Console" w:cs="Times New Roman"/>
          <w:sz w:val="20"/>
          <w:szCs w:val="20"/>
        </w:rPr>
        <w:t>", "</w:t>
      </w:r>
      <w:proofErr w:type="spellStart"/>
      <w:r w:rsidRPr="00D332E0">
        <w:rPr>
          <w:rFonts w:ascii="Lucida Console" w:hAnsi="Lucida Console" w:cs="Times New Roman"/>
          <w:sz w:val="20"/>
          <w:szCs w:val="20"/>
        </w:rPr>
        <w:t>Misc</w:t>
      </w:r>
      <w:proofErr w:type="spellEnd"/>
      <w:r w:rsidRPr="00D332E0">
        <w:rPr>
          <w:rFonts w:ascii="Lucida Console" w:hAnsi="Lucida Console" w:cs="Times New Roman"/>
          <w:sz w:val="20"/>
          <w:szCs w:val="20"/>
        </w:rPr>
        <w:t>", "</w:t>
      </w:r>
      <w:proofErr w:type="spellStart"/>
      <w:r w:rsidRPr="00D332E0">
        <w:rPr>
          <w:rFonts w:ascii="Lucida Console" w:hAnsi="Lucida Console" w:cs="Times New Roman"/>
          <w:sz w:val="20"/>
          <w:szCs w:val="20"/>
        </w:rPr>
        <w:t>Platform","Puzzle","Racing","Role</w:t>
      </w:r>
      <w:proofErr w:type="spellEnd"/>
      <w:r w:rsidRPr="00D332E0">
        <w:rPr>
          <w:rFonts w:ascii="Lucida Console" w:hAnsi="Lucida Console" w:cs="Times New Roman"/>
          <w:sz w:val="20"/>
          <w:szCs w:val="20"/>
        </w:rPr>
        <w:t>-Playing",</w:t>
      </w:r>
    </w:p>
    <w:p w14:paraId="2A48B4A1" w14:textId="77777777" w:rsidR="003370F2" w:rsidRPr="00D332E0" w:rsidRDefault="003370F2" w:rsidP="003370F2">
      <w:pPr>
        <w:spacing w:line="240" w:lineRule="auto"/>
        <w:rPr>
          <w:rFonts w:ascii="Lucida Console" w:hAnsi="Lucida Console" w:cs="Times New Roman"/>
          <w:sz w:val="20"/>
          <w:szCs w:val="20"/>
        </w:rPr>
      </w:pPr>
      <w:r w:rsidRPr="00D332E0">
        <w:rPr>
          <w:rFonts w:ascii="Lucida Console" w:hAnsi="Lucida Console" w:cs="Times New Roman"/>
          <w:sz w:val="20"/>
          <w:szCs w:val="20"/>
        </w:rPr>
        <w:t xml:space="preserve">                "Shooter", "</w:t>
      </w:r>
      <w:proofErr w:type="spellStart"/>
      <w:r w:rsidRPr="00D332E0">
        <w:rPr>
          <w:rFonts w:ascii="Lucida Console" w:hAnsi="Lucida Console" w:cs="Times New Roman"/>
          <w:sz w:val="20"/>
          <w:szCs w:val="20"/>
        </w:rPr>
        <w:t>Simulation","sports</w:t>
      </w:r>
      <w:proofErr w:type="spellEnd"/>
      <w:r w:rsidRPr="00D332E0">
        <w:rPr>
          <w:rFonts w:ascii="Lucida Console" w:hAnsi="Lucida Console" w:cs="Times New Roman"/>
          <w:sz w:val="20"/>
          <w:szCs w:val="20"/>
        </w:rPr>
        <w:t>", "Strategy"</w:t>
      </w:r>
      <w:proofErr w:type="gramStart"/>
      <w:r w:rsidRPr="00D332E0">
        <w:rPr>
          <w:rFonts w:ascii="Lucida Console" w:hAnsi="Lucida Console" w:cs="Times New Roman"/>
          <w:sz w:val="20"/>
          <w:szCs w:val="20"/>
        </w:rPr>
        <w:t>) ,</w:t>
      </w:r>
      <w:proofErr w:type="gramEnd"/>
      <w:r w:rsidRPr="00D332E0">
        <w:rPr>
          <w:rFonts w:ascii="Lucida Console" w:hAnsi="Lucida Console" w:cs="Times New Roman"/>
          <w:sz w:val="20"/>
          <w:szCs w:val="20"/>
        </w:rPr>
        <w:t xml:space="preserve"> 4)</w:t>
      </w:r>
    </w:p>
    <w:p w14:paraId="4B715C7A" w14:textId="35669C90" w:rsidR="003370F2" w:rsidRPr="00D332E0" w:rsidRDefault="003370F2" w:rsidP="00BC67E3">
      <w:pPr>
        <w:spacing w:line="240" w:lineRule="auto"/>
        <w:ind w:left="720"/>
        <w:rPr>
          <w:rFonts w:ascii="Lucida Console" w:hAnsi="Lucida Console" w:cs="Times New Roman"/>
          <w:sz w:val="20"/>
          <w:szCs w:val="20"/>
        </w:rPr>
      </w:pPr>
      <w:r w:rsidRPr="00D332E0">
        <w:rPr>
          <w:rFonts w:ascii="Lucida Console" w:hAnsi="Lucida Console" w:cs="Times New Roman"/>
          <w:sz w:val="20"/>
          <w:szCs w:val="20"/>
        </w:rPr>
        <w:t>Unit &lt;- c(877.83,105.80,223.59,410.24,447.05,123.78,359.42,327.28,582.60,183.31</w:t>
      </w:r>
      <w:r w:rsidRPr="00D332E0">
        <w:rPr>
          <w:rFonts w:ascii="Lucida Console" w:hAnsi="Lucida Console" w:cs="Times New Roman"/>
          <w:sz w:val="20"/>
          <w:szCs w:val="20"/>
        </w:rPr>
        <w:lastRenderedPageBreak/>
        <w:t>,683.35,68.70,525.00, 64.13,101.32,215.98,201.63,50.78,238.39,188.06,313.27,113.38,376.85,45.34,159.95,52.07,87.35,107.76,130.77,57.31,56.69,352.31,38.28,63.70,135.37,49.46,187.38,16.81,36.68,75.32,51.59,12.55,77.27,59.61,102.69,31.52,134.97,11.36)</w:t>
      </w:r>
    </w:p>
    <w:p w14:paraId="56F5817F" w14:textId="68BDA3A6" w:rsidR="003370F2" w:rsidRPr="00D332E0" w:rsidRDefault="003370F2" w:rsidP="003370F2">
      <w:pPr>
        <w:spacing w:line="240" w:lineRule="auto"/>
        <w:ind w:firstLine="720"/>
        <w:rPr>
          <w:rFonts w:ascii="Lucida Console" w:hAnsi="Lucida Console" w:cs="Times New Roman"/>
          <w:sz w:val="20"/>
          <w:szCs w:val="20"/>
        </w:rPr>
      </w:pPr>
      <w:r w:rsidRPr="00D332E0">
        <w:rPr>
          <w:rFonts w:ascii="Lucida Console" w:hAnsi="Lucida Console" w:cs="Times New Roman"/>
          <w:sz w:val="20"/>
          <w:szCs w:val="20"/>
        </w:rPr>
        <w:t xml:space="preserve">data &lt;- </w:t>
      </w:r>
      <w:proofErr w:type="spellStart"/>
      <w:proofErr w:type="gramStart"/>
      <w:r w:rsidRPr="00D332E0">
        <w:rPr>
          <w:rFonts w:ascii="Lucida Console" w:hAnsi="Lucida Console" w:cs="Times New Roman"/>
          <w:sz w:val="20"/>
          <w:szCs w:val="20"/>
        </w:rPr>
        <w:t>data.frame</w:t>
      </w:r>
      <w:proofErr w:type="spellEnd"/>
      <w:proofErr w:type="gramEnd"/>
      <w:r w:rsidRPr="00D332E0">
        <w:rPr>
          <w:rFonts w:ascii="Lucida Console" w:hAnsi="Lucida Console" w:cs="Times New Roman"/>
          <w:sz w:val="20"/>
          <w:szCs w:val="20"/>
        </w:rPr>
        <w:t>(market,genre1,Unit)”</w:t>
      </w:r>
    </w:p>
    <w:p w14:paraId="4F12C2D4" w14:textId="2F1D0CF5" w:rsidR="00791155" w:rsidRDefault="00E12705" w:rsidP="001E328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In order to determine the genre with the most sales across markets a separate data frame was completed. Each individual variable of sales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given their own separate data frames. They were then merged by Genre into “</w:t>
      </w:r>
      <w:proofErr w:type="spellStart"/>
      <w:r>
        <w:rPr>
          <w:rFonts w:ascii="Times New Roman" w:hAnsi="Times New Roman" w:cs="Times New Roman"/>
          <w:sz w:val="24"/>
          <w:szCs w:val="24"/>
        </w:rPr>
        <w:t>genreallup</w:t>
      </w:r>
      <w:proofErr w:type="spellEnd"/>
      <w:r>
        <w:rPr>
          <w:rFonts w:ascii="Times New Roman" w:hAnsi="Times New Roman" w:cs="Times New Roman"/>
          <w:sz w:val="24"/>
          <w:szCs w:val="24"/>
        </w:rPr>
        <w:t xml:space="preserve">”. </w:t>
      </w:r>
    </w:p>
    <w:p w14:paraId="6BF35936" w14:textId="77777777" w:rsidR="000D5E19" w:rsidRPr="000D5E19" w:rsidRDefault="000D5E19" w:rsidP="000D5E19">
      <w:pPr>
        <w:spacing w:line="240" w:lineRule="auto"/>
        <w:ind w:left="720"/>
        <w:rPr>
          <w:rFonts w:ascii="Lucida Console" w:hAnsi="Lucida Console" w:cs="Times New Roman"/>
          <w:sz w:val="20"/>
          <w:szCs w:val="20"/>
        </w:rPr>
      </w:pPr>
      <w:proofErr w:type="spellStart"/>
      <w:r w:rsidRPr="000D5E19">
        <w:rPr>
          <w:rFonts w:ascii="Lucida Console" w:hAnsi="Lucida Console"/>
          <w:sz w:val="18"/>
          <w:szCs w:val="18"/>
        </w:rPr>
        <w:t>sbggs</w:t>
      </w:r>
      <w:proofErr w:type="spellEnd"/>
      <w:r w:rsidRPr="000D5E19">
        <w:rPr>
          <w:rFonts w:ascii="Lucida Console" w:hAnsi="Lucida Console"/>
          <w:sz w:val="18"/>
          <w:szCs w:val="18"/>
        </w:rPr>
        <w:t>&lt;-</w:t>
      </w:r>
      <w:proofErr w:type="spellStart"/>
      <w:proofErr w:type="gramStart"/>
      <w:r w:rsidRPr="000D5E19">
        <w:rPr>
          <w:rFonts w:ascii="Lucida Console" w:hAnsi="Lucida Console"/>
          <w:sz w:val="18"/>
          <w:szCs w:val="18"/>
        </w:rPr>
        <w:t>sqldf</w:t>
      </w:r>
      <w:proofErr w:type="spellEnd"/>
      <w:r w:rsidRPr="000D5E19">
        <w:rPr>
          <w:rFonts w:ascii="Lucida Console" w:hAnsi="Lucida Console"/>
          <w:sz w:val="18"/>
          <w:szCs w:val="18"/>
        </w:rPr>
        <w:t>(</w:t>
      </w:r>
      <w:proofErr w:type="gramEnd"/>
      <w:r w:rsidRPr="000D5E19">
        <w:rPr>
          <w:rFonts w:ascii="Lucida Console" w:hAnsi="Lucida Console"/>
          <w:sz w:val="18"/>
          <w:szCs w:val="18"/>
        </w:rPr>
        <w:t>"SELECT sum(</w:t>
      </w:r>
      <w:proofErr w:type="spellStart"/>
      <w:r w:rsidRPr="000D5E19">
        <w:rPr>
          <w:rFonts w:ascii="Lucida Console" w:hAnsi="Lucida Console"/>
          <w:sz w:val="18"/>
          <w:szCs w:val="18"/>
        </w:rPr>
        <w:t>Global_Sales</w:t>
      </w:r>
      <w:proofErr w:type="spellEnd"/>
      <w:r w:rsidRPr="000D5E19">
        <w:rPr>
          <w:rFonts w:ascii="Lucida Console" w:hAnsi="Lucida Console"/>
          <w:sz w:val="18"/>
          <w:szCs w:val="18"/>
        </w:rPr>
        <w:t>), Genre FROM VG group by Genre")</w:t>
      </w:r>
    </w:p>
    <w:p w14:paraId="6A46AB62" w14:textId="0E37CB8C" w:rsidR="000D5E19" w:rsidRPr="000D5E19" w:rsidRDefault="000D5E19" w:rsidP="000D5E19">
      <w:pPr>
        <w:spacing w:line="240" w:lineRule="auto"/>
        <w:rPr>
          <w:rFonts w:ascii="Lucida Console" w:hAnsi="Lucida Console"/>
          <w:sz w:val="18"/>
          <w:szCs w:val="18"/>
        </w:rPr>
      </w:pPr>
      <w:r w:rsidRPr="000D5E19">
        <w:rPr>
          <w:rFonts w:ascii="Lucida Console" w:hAnsi="Lucida Console"/>
          <w:sz w:val="18"/>
          <w:szCs w:val="18"/>
        </w:rPr>
        <w:t xml:space="preserve">            </w:t>
      </w:r>
      <w:proofErr w:type="spellStart"/>
      <w:r w:rsidRPr="000D5E19">
        <w:rPr>
          <w:rFonts w:ascii="Lucida Console" w:hAnsi="Lucida Console"/>
          <w:sz w:val="18"/>
          <w:szCs w:val="18"/>
        </w:rPr>
        <w:t>sbgnas</w:t>
      </w:r>
      <w:proofErr w:type="spellEnd"/>
      <w:r w:rsidRPr="000D5E19">
        <w:rPr>
          <w:rFonts w:ascii="Lucida Console" w:hAnsi="Lucida Console"/>
          <w:sz w:val="18"/>
          <w:szCs w:val="18"/>
        </w:rPr>
        <w:t>&lt;-</w:t>
      </w:r>
      <w:proofErr w:type="spellStart"/>
      <w:proofErr w:type="gramStart"/>
      <w:r w:rsidRPr="000D5E19">
        <w:rPr>
          <w:rFonts w:ascii="Lucida Console" w:hAnsi="Lucida Console"/>
          <w:sz w:val="18"/>
          <w:szCs w:val="18"/>
        </w:rPr>
        <w:t>sqldf</w:t>
      </w:r>
      <w:proofErr w:type="spellEnd"/>
      <w:r w:rsidRPr="000D5E19">
        <w:rPr>
          <w:rFonts w:ascii="Lucida Console" w:hAnsi="Lucida Console"/>
          <w:sz w:val="18"/>
          <w:szCs w:val="18"/>
        </w:rPr>
        <w:t>(</w:t>
      </w:r>
      <w:proofErr w:type="gramEnd"/>
      <w:r w:rsidRPr="000D5E19">
        <w:rPr>
          <w:rFonts w:ascii="Lucida Console" w:hAnsi="Lucida Console"/>
          <w:sz w:val="18"/>
          <w:szCs w:val="18"/>
        </w:rPr>
        <w:t>"Select sum(</w:t>
      </w:r>
      <w:proofErr w:type="spellStart"/>
      <w:r w:rsidRPr="000D5E19">
        <w:rPr>
          <w:rFonts w:ascii="Lucida Console" w:hAnsi="Lucida Console"/>
          <w:sz w:val="18"/>
          <w:szCs w:val="18"/>
        </w:rPr>
        <w:t>NA_Sales</w:t>
      </w:r>
      <w:proofErr w:type="spellEnd"/>
      <w:r w:rsidRPr="000D5E19">
        <w:rPr>
          <w:rFonts w:ascii="Lucida Console" w:hAnsi="Lucida Console"/>
          <w:sz w:val="18"/>
          <w:szCs w:val="18"/>
        </w:rPr>
        <w:t>), Genre FROM VG group by Genre ")</w:t>
      </w:r>
    </w:p>
    <w:p w14:paraId="3F49508A"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sbgeus</w:t>
      </w:r>
      <w:proofErr w:type="spellEnd"/>
      <w:r w:rsidRPr="000D5E19">
        <w:rPr>
          <w:rFonts w:ascii="Lucida Console" w:hAnsi="Lucida Console"/>
          <w:sz w:val="18"/>
          <w:szCs w:val="18"/>
        </w:rPr>
        <w:t>&lt;-</w:t>
      </w:r>
      <w:proofErr w:type="spellStart"/>
      <w:proofErr w:type="gramStart"/>
      <w:r w:rsidRPr="000D5E19">
        <w:rPr>
          <w:rFonts w:ascii="Lucida Console" w:hAnsi="Lucida Console"/>
          <w:sz w:val="18"/>
          <w:szCs w:val="18"/>
        </w:rPr>
        <w:t>sqldf</w:t>
      </w:r>
      <w:proofErr w:type="spellEnd"/>
      <w:r w:rsidRPr="000D5E19">
        <w:rPr>
          <w:rFonts w:ascii="Lucida Console" w:hAnsi="Lucida Console"/>
          <w:sz w:val="18"/>
          <w:szCs w:val="18"/>
        </w:rPr>
        <w:t>(</w:t>
      </w:r>
      <w:proofErr w:type="gramEnd"/>
      <w:r w:rsidRPr="000D5E19">
        <w:rPr>
          <w:rFonts w:ascii="Lucida Console" w:hAnsi="Lucida Console"/>
          <w:sz w:val="18"/>
          <w:szCs w:val="18"/>
        </w:rPr>
        <w:t>"Select sum(</w:t>
      </w:r>
      <w:proofErr w:type="spellStart"/>
      <w:r w:rsidRPr="000D5E19">
        <w:rPr>
          <w:rFonts w:ascii="Lucida Console" w:hAnsi="Lucida Console"/>
          <w:sz w:val="18"/>
          <w:szCs w:val="18"/>
        </w:rPr>
        <w:t>EU_Sales</w:t>
      </w:r>
      <w:proofErr w:type="spellEnd"/>
      <w:r w:rsidRPr="000D5E19">
        <w:rPr>
          <w:rFonts w:ascii="Lucida Console" w:hAnsi="Lucida Console"/>
          <w:sz w:val="18"/>
          <w:szCs w:val="18"/>
        </w:rPr>
        <w:t>), Genre FROM VG group by Genre")</w:t>
      </w:r>
    </w:p>
    <w:p w14:paraId="707763B9"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sbgjps</w:t>
      </w:r>
      <w:proofErr w:type="spellEnd"/>
      <w:r w:rsidRPr="000D5E19">
        <w:rPr>
          <w:rFonts w:ascii="Lucida Console" w:hAnsi="Lucida Console"/>
          <w:sz w:val="18"/>
          <w:szCs w:val="18"/>
        </w:rPr>
        <w:t>&lt;-</w:t>
      </w:r>
      <w:proofErr w:type="spellStart"/>
      <w:proofErr w:type="gramStart"/>
      <w:r w:rsidRPr="000D5E19">
        <w:rPr>
          <w:rFonts w:ascii="Lucida Console" w:hAnsi="Lucida Console"/>
          <w:sz w:val="18"/>
          <w:szCs w:val="18"/>
        </w:rPr>
        <w:t>sqldf</w:t>
      </w:r>
      <w:proofErr w:type="spellEnd"/>
      <w:r w:rsidRPr="000D5E19">
        <w:rPr>
          <w:rFonts w:ascii="Lucida Console" w:hAnsi="Lucida Console"/>
          <w:sz w:val="18"/>
          <w:szCs w:val="18"/>
        </w:rPr>
        <w:t>(</w:t>
      </w:r>
      <w:proofErr w:type="gramEnd"/>
      <w:r w:rsidRPr="000D5E19">
        <w:rPr>
          <w:rFonts w:ascii="Lucida Console" w:hAnsi="Lucida Console"/>
          <w:sz w:val="18"/>
          <w:szCs w:val="18"/>
        </w:rPr>
        <w:t>"SELECT sum (</w:t>
      </w:r>
      <w:proofErr w:type="spellStart"/>
      <w:r w:rsidRPr="000D5E19">
        <w:rPr>
          <w:rFonts w:ascii="Lucida Console" w:hAnsi="Lucida Console"/>
          <w:sz w:val="18"/>
          <w:szCs w:val="18"/>
        </w:rPr>
        <w:t>JP_Sales</w:t>
      </w:r>
      <w:proofErr w:type="spellEnd"/>
      <w:r w:rsidRPr="000D5E19">
        <w:rPr>
          <w:rFonts w:ascii="Lucida Console" w:hAnsi="Lucida Console"/>
          <w:sz w:val="18"/>
          <w:szCs w:val="18"/>
        </w:rPr>
        <w:t>), Genre FROM VG group by Genre")</w:t>
      </w:r>
    </w:p>
    <w:p w14:paraId="5023A111"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sbgos</w:t>
      </w:r>
      <w:proofErr w:type="spellEnd"/>
      <w:r w:rsidRPr="000D5E19">
        <w:rPr>
          <w:rFonts w:ascii="Lucida Console" w:hAnsi="Lucida Console"/>
          <w:sz w:val="18"/>
          <w:szCs w:val="18"/>
        </w:rPr>
        <w:t>&lt;-</w:t>
      </w:r>
      <w:proofErr w:type="spellStart"/>
      <w:proofErr w:type="gramStart"/>
      <w:r w:rsidRPr="000D5E19">
        <w:rPr>
          <w:rFonts w:ascii="Lucida Console" w:hAnsi="Lucida Console"/>
          <w:sz w:val="18"/>
          <w:szCs w:val="18"/>
        </w:rPr>
        <w:t>sqldf</w:t>
      </w:r>
      <w:proofErr w:type="spellEnd"/>
      <w:r w:rsidRPr="000D5E19">
        <w:rPr>
          <w:rFonts w:ascii="Lucida Console" w:hAnsi="Lucida Console"/>
          <w:sz w:val="18"/>
          <w:szCs w:val="18"/>
        </w:rPr>
        <w:t>(</w:t>
      </w:r>
      <w:proofErr w:type="gramEnd"/>
      <w:r w:rsidRPr="000D5E19">
        <w:rPr>
          <w:rFonts w:ascii="Lucida Console" w:hAnsi="Lucida Console"/>
          <w:sz w:val="18"/>
          <w:szCs w:val="18"/>
        </w:rPr>
        <w:t>"Select sum(</w:t>
      </w:r>
      <w:proofErr w:type="spellStart"/>
      <w:r w:rsidRPr="000D5E19">
        <w:rPr>
          <w:rFonts w:ascii="Lucida Console" w:hAnsi="Lucida Console"/>
          <w:sz w:val="18"/>
          <w:szCs w:val="18"/>
        </w:rPr>
        <w:t>Other_sales</w:t>
      </w:r>
      <w:proofErr w:type="spellEnd"/>
      <w:r w:rsidRPr="000D5E19">
        <w:rPr>
          <w:rFonts w:ascii="Lucida Console" w:hAnsi="Lucida Console"/>
          <w:sz w:val="18"/>
          <w:szCs w:val="18"/>
        </w:rPr>
        <w:t>), Genre FROM VG group by Genre")</w:t>
      </w:r>
    </w:p>
    <w:p w14:paraId="766F0F41"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genreallup</w:t>
      </w:r>
      <w:proofErr w:type="spellEnd"/>
      <w:r w:rsidRPr="000D5E19">
        <w:rPr>
          <w:rFonts w:ascii="Lucida Console" w:hAnsi="Lucida Console"/>
          <w:sz w:val="18"/>
          <w:szCs w:val="18"/>
        </w:rPr>
        <w:t>&lt;-merge(</w:t>
      </w:r>
      <w:proofErr w:type="gramStart"/>
      <w:r w:rsidRPr="000D5E19">
        <w:rPr>
          <w:rFonts w:ascii="Lucida Console" w:hAnsi="Lucida Console"/>
          <w:sz w:val="18"/>
          <w:szCs w:val="18"/>
        </w:rPr>
        <w:t>sbggs,</w:t>
      </w:r>
      <w:proofErr w:type="spellStart"/>
      <w:r w:rsidRPr="000D5E19">
        <w:rPr>
          <w:rFonts w:ascii="Lucida Console" w:hAnsi="Lucida Console"/>
          <w:sz w:val="18"/>
          <w:szCs w:val="18"/>
        </w:rPr>
        <w:t>sbgnas</w:t>
      </w:r>
      <w:proofErr w:type="spellEnd"/>
      <w:proofErr w:type="gramEnd"/>
      <w:r w:rsidRPr="000D5E19">
        <w:rPr>
          <w:rFonts w:ascii="Lucida Console" w:hAnsi="Lucida Console"/>
          <w:sz w:val="18"/>
          <w:szCs w:val="18"/>
        </w:rPr>
        <w:t>,"Genre")</w:t>
      </w:r>
    </w:p>
    <w:p w14:paraId="1DA93A09"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genreallup</w:t>
      </w:r>
      <w:proofErr w:type="spellEnd"/>
      <w:r w:rsidRPr="000D5E19">
        <w:rPr>
          <w:rFonts w:ascii="Lucida Console" w:hAnsi="Lucida Console"/>
          <w:sz w:val="18"/>
          <w:szCs w:val="18"/>
        </w:rPr>
        <w:t>&lt;-merge(</w:t>
      </w:r>
      <w:proofErr w:type="gramStart"/>
      <w:r w:rsidRPr="000D5E19">
        <w:rPr>
          <w:rFonts w:ascii="Lucida Console" w:hAnsi="Lucida Console"/>
          <w:sz w:val="18"/>
          <w:szCs w:val="18"/>
        </w:rPr>
        <w:t>genreallup,</w:t>
      </w:r>
      <w:proofErr w:type="spellStart"/>
      <w:r w:rsidRPr="000D5E19">
        <w:rPr>
          <w:rFonts w:ascii="Lucida Console" w:hAnsi="Lucida Console"/>
          <w:sz w:val="18"/>
          <w:szCs w:val="18"/>
        </w:rPr>
        <w:t>sbgeus</w:t>
      </w:r>
      <w:proofErr w:type="spellEnd"/>
      <w:proofErr w:type="gramEnd"/>
      <w:r w:rsidRPr="000D5E19">
        <w:rPr>
          <w:rFonts w:ascii="Lucida Console" w:hAnsi="Lucida Console"/>
          <w:sz w:val="18"/>
          <w:szCs w:val="18"/>
        </w:rPr>
        <w:t>,"Genre")</w:t>
      </w:r>
    </w:p>
    <w:p w14:paraId="002423D8"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genreallup</w:t>
      </w:r>
      <w:proofErr w:type="spellEnd"/>
      <w:r w:rsidRPr="000D5E19">
        <w:rPr>
          <w:rFonts w:ascii="Lucida Console" w:hAnsi="Lucida Console"/>
          <w:sz w:val="18"/>
          <w:szCs w:val="18"/>
        </w:rPr>
        <w:t>&lt;-merge(</w:t>
      </w:r>
      <w:proofErr w:type="gramStart"/>
      <w:r w:rsidRPr="000D5E19">
        <w:rPr>
          <w:rFonts w:ascii="Lucida Console" w:hAnsi="Lucida Console"/>
          <w:sz w:val="18"/>
          <w:szCs w:val="18"/>
        </w:rPr>
        <w:t>genreallup,</w:t>
      </w:r>
      <w:proofErr w:type="spellStart"/>
      <w:r w:rsidRPr="000D5E19">
        <w:rPr>
          <w:rFonts w:ascii="Lucida Console" w:hAnsi="Lucida Console"/>
          <w:sz w:val="18"/>
          <w:szCs w:val="18"/>
        </w:rPr>
        <w:t>sbgjps</w:t>
      </w:r>
      <w:proofErr w:type="spellEnd"/>
      <w:proofErr w:type="gramEnd"/>
      <w:r w:rsidRPr="000D5E19">
        <w:rPr>
          <w:rFonts w:ascii="Lucida Console" w:hAnsi="Lucida Console"/>
          <w:sz w:val="18"/>
          <w:szCs w:val="18"/>
        </w:rPr>
        <w:t>,"Genre")</w:t>
      </w:r>
    </w:p>
    <w:p w14:paraId="057FCE45" w14:textId="77777777" w:rsidR="000D5E19" w:rsidRPr="000D5E19" w:rsidRDefault="000D5E19" w:rsidP="000D5E19">
      <w:pPr>
        <w:pStyle w:val="ListParagraph"/>
        <w:rPr>
          <w:rFonts w:ascii="Lucida Console" w:hAnsi="Lucida Console"/>
          <w:sz w:val="18"/>
          <w:szCs w:val="18"/>
        </w:rPr>
      </w:pPr>
      <w:proofErr w:type="spellStart"/>
      <w:r w:rsidRPr="000D5E19">
        <w:rPr>
          <w:rFonts w:ascii="Lucida Console" w:hAnsi="Lucida Console"/>
          <w:sz w:val="18"/>
          <w:szCs w:val="18"/>
        </w:rPr>
        <w:t>genreallup</w:t>
      </w:r>
      <w:proofErr w:type="spellEnd"/>
      <w:r w:rsidRPr="000D5E19">
        <w:rPr>
          <w:rFonts w:ascii="Lucida Console" w:hAnsi="Lucida Console"/>
          <w:sz w:val="18"/>
          <w:szCs w:val="18"/>
        </w:rPr>
        <w:t>&lt;-merge(</w:t>
      </w:r>
      <w:proofErr w:type="gramStart"/>
      <w:r w:rsidRPr="000D5E19">
        <w:rPr>
          <w:rFonts w:ascii="Lucida Console" w:hAnsi="Lucida Console"/>
          <w:sz w:val="18"/>
          <w:szCs w:val="18"/>
        </w:rPr>
        <w:t>genreallup,</w:t>
      </w:r>
      <w:proofErr w:type="spellStart"/>
      <w:r w:rsidRPr="000D5E19">
        <w:rPr>
          <w:rFonts w:ascii="Lucida Console" w:hAnsi="Lucida Console"/>
          <w:sz w:val="18"/>
          <w:szCs w:val="18"/>
        </w:rPr>
        <w:t>sbgos</w:t>
      </w:r>
      <w:proofErr w:type="spellEnd"/>
      <w:proofErr w:type="gramEnd"/>
      <w:r w:rsidRPr="000D5E19">
        <w:rPr>
          <w:rFonts w:ascii="Lucida Console" w:hAnsi="Lucida Console"/>
          <w:sz w:val="18"/>
          <w:szCs w:val="18"/>
        </w:rPr>
        <w:t>,"Genre")</w:t>
      </w:r>
    </w:p>
    <w:p w14:paraId="650332E0" w14:textId="026A8007" w:rsidR="000D5E19" w:rsidRDefault="000D5E19" w:rsidP="00B565FD">
      <w:pPr>
        <w:pStyle w:val="ListParagraph"/>
        <w:rPr>
          <w:rFonts w:ascii="Lucida Console" w:hAnsi="Lucida Console"/>
          <w:sz w:val="18"/>
          <w:szCs w:val="18"/>
        </w:rPr>
      </w:pPr>
      <w:proofErr w:type="spellStart"/>
      <w:r w:rsidRPr="000D5E19">
        <w:rPr>
          <w:rFonts w:ascii="Lucida Console" w:hAnsi="Lucida Console"/>
          <w:sz w:val="18"/>
          <w:szCs w:val="18"/>
        </w:rPr>
        <w:t>colnames</w:t>
      </w:r>
      <w:proofErr w:type="spellEnd"/>
      <w:r w:rsidRPr="000D5E19">
        <w:rPr>
          <w:rFonts w:ascii="Lucida Console" w:hAnsi="Lucida Console"/>
          <w:sz w:val="18"/>
          <w:szCs w:val="18"/>
        </w:rPr>
        <w:t>(</w:t>
      </w:r>
      <w:proofErr w:type="spellStart"/>
      <w:r w:rsidRPr="000D5E19">
        <w:rPr>
          <w:rFonts w:ascii="Lucida Console" w:hAnsi="Lucida Console"/>
          <w:sz w:val="18"/>
          <w:szCs w:val="18"/>
        </w:rPr>
        <w:t>genreallup</w:t>
      </w:r>
      <w:proofErr w:type="spellEnd"/>
      <w:r w:rsidRPr="000D5E19">
        <w:rPr>
          <w:rFonts w:ascii="Lucida Console" w:hAnsi="Lucida Console"/>
          <w:sz w:val="18"/>
          <w:szCs w:val="18"/>
        </w:rPr>
        <w:t>)&lt;-</w:t>
      </w:r>
      <w:proofErr w:type="gramStart"/>
      <w:r w:rsidRPr="000D5E19">
        <w:rPr>
          <w:rFonts w:ascii="Lucida Console" w:hAnsi="Lucida Console"/>
          <w:sz w:val="18"/>
          <w:szCs w:val="18"/>
        </w:rPr>
        <w:t>c(</w:t>
      </w:r>
      <w:proofErr w:type="gramEnd"/>
      <w:r w:rsidRPr="000D5E19">
        <w:rPr>
          <w:rFonts w:ascii="Lucida Console" w:hAnsi="Lucida Console"/>
          <w:sz w:val="18"/>
          <w:szCs w:val="18"/>
        </w:rPr>
        <w:t>"Genre","</w:t>
      </w:r>
      <w:proofErr w:type="spellStart"/>
      <w:r w:rsidRPr="000D5E19">
        <w:rPr>
          <w:rFonts w:ascii="Lucida Console" w:hAnsi="Lucida Console"/>
          <w:sz w:val="18"/>
          <w:szCs w:val="18"/>
        </w:rPr>
        <w:t>Global_Sales</w:t>
      </w:r>
      <w:proofErr w:type="spellEnd"/>
      <w:r w:rsidRPr="000D5E19">
        <w:rPr>
          <w:rFonts w:ascii="Lucida Console" w:hAnsi="Lucida Console"/>
          <w:sz w:val="18"/>
          <w:szCs w:val="18"/>
        </w:rPr>
        <w:t>", "</w:t>
      </w:r>
      <w:proofErr w:type="spellStart"/>
      <w:r w:rsidRPr="000D5E19">
        <w:rPr>
          <w:rFonts w:ascii="Lucida Console" w:hAnsi="Lucida Console"/>
          <w:sz w:val="18"/>
          <w:szCs w:val="18"/>
        </w:rPr>
        <w:t>NA_Sales</w:t>
      </w:r>
      <w:proofErr w:type="spellEnd"/>
      <w:r w:rsidRPr="000D5E19">
        <w:rPr>
          <w:rFonts w:ascii="Lucida Console" w:hAnsi="Lucida Console"/>
          <w:sz w:val="18"/>
          <w:szCs w:val="18"/>
        </w:rPr>
        <w:t>", "EU_Sales","JP_Sales","</w:t>
      </w:r>
      <w:proofErr w:type="spellStart"/>
      <w:r w:rsidRPr="000D5E19">
        <w:rPr>
          <w:rFonts w:ascii="Lucida Console" w:hAnsi="Lucida Console"/>
          <w:sz w:val="18"/>
          <w:szCs w:val="18"/>
        </w:rPr>
        <w:t>Other_Sales</w:t>
      </w:r>
      <w:proofErr w:type="spellEnd"/>
      <w:r w:rsidRPr="000D5E19">
        <w:rPr>
          <w:rFonts w:ascii="Lucida Console" w:hAnsi="Lucida Console"/>
          <w:sz w:val="18"/>
          <w:szCs w:val="18"/>
        </w:rPr>
        <w:t>")</w:t>
      </w:r>
    </w:p>
    <w:p w14:paraId="4ABE4770" w14:textId="77777777" w:rsidR="00B565FD" w:rsidRPr="00B565FD" w:rsidRDefault="00B565FD" w:rsidP="00B565FD">
      <w:pPr>
        <w:pStyle w:val="ListParagraph"/>
        <w:rPr>
          <w:rFonts w:ascii="Lucida Console" w:hAnsi="Lucida Console"/>
          <w:sz w:val="18"/>
          <w:szCs w:val="18"/>
        </w:rPr>
      </w:pPr>
    </w:p>
    <w:p w14:paraId="1A18BDA4" w14:textId="3928BE1B" w:rsidR="00A27711" w:rsidRDefault="00A27711" w:rsidP="00A27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Data Analysis Methods</w:t>
      </w:r>
    </w:p>
    <w:p w14:paraId="7486658E" w14:textId="212DC9B9" w:rsidR="00A4452D" w:rsidRDefault="0073013D" w:rsidP="0073013D">
      <w:pPr>
        <w:spacing w:line="480" w:lineRule="auto"/>
        <w:rPr>
          <w:rFonts w:ascii="Times New Roman" w:hAnsi="Times New Roman" w:cs="Times New Roman"/>
          <w:sz w:val="24"/>
          <w:szCs w:val="24"/>
        </w:rPr>
      </w:pPr>
      <w:r>
        <w:rPr>
          <w:rFonts w:ascii="Times New Roman" w:hAnsi="Times New Roman" w:cs="Times New Roman"/>
          <w:sz w:val="24"/>
          <w:szCs w:val="24"/>
        </w:rPr>
        <w:tab/>
        <w:t>Several statistical methodologies</w:t>
      </w:r>
      <w:r w:rsidR="00487821">
        <w:rPr>
          <w:rFonts w:ascii="Times New Roman" w:hAnsi="Times New Roman" w:cs="Times New Roman"/>
          <w:sz w:val="24"/>
          <w:szCs w:val="24"/>
        </w:rPr>
        <w:t xml:space="preserve"> </w:t>
      </w:r>
      <w:r>
        <w:rPr>
          <w:rFonts w:ascii="Times New Roman" w:hAnsi="Times New Roman" w:cs="Times New Roman"/>
          <w:sz w:val="24"/>
          <w:szCs w:val="24"/>
        </w:rPr>
        <w:t xml:space="preserve">were implemented </w:t>
      </w:r>
      <w:r w:rsidR="0099526D">
        <w:rPr>
          <w:rFonts w:ascii="Times New Roman" w:hAnsi="Times New Roman" w:cs="Times New Roman"/>
          <w:sz w:val="24"/>
          <w:szCs w:val="24"/>
        </w:rPr>
        <w:t>when analyzing</w:t>
      </w:r>
      <w:r>
        <w:rPr>
          <w:rFonts w:ascii="Times New Roman" w:hAnsi="Times New Roman" w:cs="Times New Roman"/>
          <w:sz w:val="24"/>
          <w:szCs w:val="24"/>
        </w:rPr>
        <w:t xml:space="preserve"> the data. Each individual member contributed a significant amount of statistical analysis in order to assist in determining the top publisher</w:t>
      </w:r>
      <w:r w:rsidR="00487821">
        <w:rPr>
          <w:rFonts w:ascii="Times New Roman" w:hAnsi="Times New Roman" w:cs="Times New Roman"/>
          <w:sz w:val="24"/>
          <w:szCs w:val="24"/>
        </w:rPr>
        <w:t>,</w:t>
      </w:r>
      <w:r>
        <w:rPr>
          <w:rFonts w:ascii="Times New Roman" w:hAnsi="Times New Roman" w:cs="Times New Roman"/>
          <w:sz w:val="24"/>
          <w:szCs w:val="24"/>
        </w:rPr>
        <w:t xml:space="preserve"> genre, platform, rank, and sales.</w:t>
      </w:r>
      <w:r w:rsidR="00A4452D">
        <w:rPr>
          <w:rFonts w:ascii="Times New Roman" w:hAnsi="Times New Roman" w:cs="Times New Roman"/>
          <w:sz w:val="24"/>
          <w:szCs w:val="24"/>
        </w:rPr>
        <w:t xml:space="preserve"> </w:t>
      </w:r>
      <w:r w:rsidR="00B06368">
        <w:rPr>
          <w:rFonts w:ascii="Times New Roman" w:hAnsi="Times New Roman" w:cs="Times New Roman"/>
          <w:sz w:val="24"/>
          <w:szCs w:val="24"/>
        </w:rPr>
        <w:t xml:space="preserve">Using </w:t>
      </w:r>
      <w:proofErr w:type="spellStart"/>
      <w:r w:rsidR="00B06368">
        <w:rPr>
          <w:rFonts w:ascii="Times New Roman" w:hAnsi="Times New Roman" w:cs="Times New Roman"/>
          <w:sz w:val="24"/>
          <w:szCs w:val="24"/>
        </w:rPr>
        <w:t>sqldf</w:t>
      </w:r>
      <w:proofErr w:type="spellEnd"/>
      <w:r w:rsidR="00B06368">
        <w:rPr>
          <w:rFonts w:ascii="Times New Roman" w:hAnsi="Times New Roman" w:cs="Times New Roman"/>
          <w:sz w:val="24"/>
          <w:szCs w:val="24"/>
        </w:rPr>
        <w:t xml:space="preserve"> functionality in R Studio, individual tables were made to focus on the “Platform and Publisher Performance”</w:t>
      </w:r>
      <w:r w:rsidRPr="00B06368">
        <w:rPr>
          <w:rFonts w:ascii="Times New Roman" w:hAnsi="Times New Roman" w:cs="Times New Roman"/>
          <w:sz w:val="24"/>
          <w:szCs w:val="24"/>
        </w:rPr>
        <w:t>.</w:t>
      </w:r>
      <w:r w:rsidR="00B06368">
        <w:rPr>
          <w:rFonts w:ascii="Times New Roman" w:hAnsi="Times New Roman" w:cs="Times New Roman"/>
          <w:sz w:val="24"/>
          <w:szCs w:val="24"/>
        </w:rPr>
        <w:t xml:space="preserve"> This helped to manipulate the data in order to identify the top Platform and Publisher overall. Visualizations were created to support the outcome.</w:t>
      </w:r>
      <w:r>
        <w:rPr>
          <w:rFonts w:ascii="Times New Roman" w:hAnsi="Times New Roman" w:cs="Times New Roman"/>
          <w:sz w:val="24"/>
          <w:szCs w:val="24"/>
        </w:rPr>
        <w:t xml:space="preserve"> </w:t>
      </w:r>
      <w:r w:rsidR="0099526D">
        <w:rPr>
          <w:rFonts w:ascii="Times New Roman" w:hAnsi="Times New Roman" w:cs="Times New Roman"/>
          <w:sz w:val="24"/>
          <w:szCs w:val="24"/>
        </w:rPr>
        <w:t>The following statistical methodology was implemented to determine the spread of sales among publishers</w:t>
      </w:r>
      <w:r>
        <w:rPr>
          <w:rFonts w:ascii="Times New Roman" w:hAnsi="Times New Roman" w:cs="Times New Roman"/>
          <w:sz w:val="24"/>
          <w:szCs w:val="24"/>
        </w:rPr>
        <w:t>: standard deviation</w:t>
      </w:r>
      <w:r w:rsidR="001E3281">
        <w:rPr>
          <w:rFonts w:ascii="Times New Roman" w:hAnsi="Times New Roman" w:cs="Times New Roman"/>
          <w:sz w:val="24"/>
          <w:szCs w:val="24"/>
        </w:rPr>
        <w:t xml:space="preserve"> (</w:t>
      </w:r>
      <w:proofErr w:type="spellStart"/>
      <w:r w:rsidR="001E3281">
        <w:rPr>
          <w:rFonts w:ascii="Times New Roman" w:hAnsi="Times New Roman" w:cs="Times New Roman"/>
          <w:sz w:val="24"/>
          <w:szCs w:val="24"/>
        </w:rPr>
        <w:t>sd</w:t>
      </w:r>
      <w:proofErr w:type="spellEnd"/>
      <w:r w:rsidR="001E3281">
        <w:rPr>
          <w:rFonts w:ascii="Times New Roman" w:hAnsi="Times New Roman" w:cs="Times New Roman"/>
          <w:sz w:val="24"/>
          <w:szCs w:val="24"/>
        </w:rPr>
        <w:t>)</w:t>
      </w:r>
      <w:r>
        <w:rPr>
          <w:rFonts w:ascii="Times New Roman" w:hAnsi="Times New Roman" w:cs="Times New Roman"/>
          <w:sz w:val="24"/>
          <w:szCs w:val="24"/>
        </w:rPr>
        <w:t xml:space="preserve"> of each individual sales market, </w:t>
      </w:r>
      <w:r w:rsidR="00D332E0">
        <w:rPr>
          <w:rFonts w:ascii="Times New Roman" w:hAnsi="Times New Roman" w:cs="Times New Roman"/>
          <w:sz w:val="24"/>
          <w:szCs w:val="24"/>
        </w:rPr>
        <w:t>the</w:t>
      </w:r>
      <w:r>
        <w:rPr>
          <w:rFonts w:ascii="Times New Roman" w:hAnsi="Times New Roman" w:cs="Times New Roman"/>
          <w:sz w:val="24"/>
          <w:szCs w:val="24"/>
        </w:rPr>
        <w:t xml:space="preserve"> summary</w:t>
      </w:r>
      <w:r w:rsidR="00B85D23">
        <w:rPr>
          <w:rFonts w:ascii="Times New Roman" w:hAnsi="Times New Roman" w:cs="Times New Roman"/>
          <w:sz w:val="24"/>
          <w:szCs w:val="24"/>
        </w:rPr>
        <w:t xml:space="preserve"> function of each individual publisher to determine basic information concerning the </w:t>
      </w:r>
      <w:r w:rsidR="00A4452D">
        <w:rPr>
          <w:rFonts w:ascii="Times New Roman" w:hAnsi="Times New Roman" w:cs="Times New Roman"/>
          <w:sz w:val="24"/>
          <w:szCs w:val="24"/>
        </w:rPr>
        <w:t>data</w:t>
      </w:r>
      <w:r w:rsidR="00D332E0">
        <w:rPr>
          <w:rFonts w:ascii="Times New Roman" w:hAnsi="Times New Roman" w:cs="Times New Roman"/>
          <w:sz w:val="24"/>
          <w:szCs w:val="24"/>
        </w:rPr>
        <w:t>, and l</w:t>
      </w:r>
      <w:r w:rsidR="00B06368">
        <w:rPr>
          <w:rFonts w:ascii="Times New Roman" w:hAnsi="Times New Roman" w:cs="Times New Roman"/>
          <w:sz w:val="24"/>
          <w:szCs w:val="24"/>
        </w:rPr>
        <w:t xml:space="preserve">inear </w:t>
      </w:r>
      <w:r w:rsidR="00D332E0">
        <w:rPr>
          <w:rFonts w:ascii="Times New Roman" w:hAnsi="Times New Roman" w:cs="Times New Roman"/>
          <w:sz w:val="24"/>
          <w:szCs w:val="24"/>
        </w:rPr>
        <w:t>m</w:t>
      </w:r>
      <w:r w:rsidR="00B06368">
        <w:rPr>
          <w:rFonts w:ascii="Times New Roman" w:hAnsi="Times New Roman" w:cs="Times New Roman"/>
          <w:sz w:val="24"/>
          <w:szCs w:val="24"/>
        </w:rPr>
        <w:t>odeling (</w:t>
      </w:r>
      <w:proofErr w:type="spellStart"/>
      <w:r w:rsidR="00B06368">
        <w:rPr>
          <w:rFonts w:ascii="Times New Roman" w:hAnsi="Times New Roman" w:cs="Times New Roman"/>
          <w:sz w:val="24"/>
          <w:szCs w:val="24"/>
        </w:rPr>
        <w:t>lm</w:t>
      </w:r>
      <w:proofErr w:type="spellEnd"/>
      <w:r w:rsidR="00B06368">
        <w:rPr>
          <w:rFonts w:ascii="Times New Roman" w:hAnsi="Times New Roman" w:cs="Times New Roman"/>
          <w:sz w:val="24"/>
          <w:szCs w:val="24"/>
        </w:rPr>
        <w:t>)</w:t>
      </w:r>
      <w:r w:rsidR="00D332E0">
        <w:rPr>
          <w:rFonts w:ascii="Times New Roman" w:hAnsi="Times New Roman" w:cs="Times New Roman"/>
          <w:sz w:val="24"/>
          <w:szCs w:val="24"/>
        </w:rPr>
        <w:t xml:space="preserve"> to determine how the overall publisher sales influence or predict the global sales</w:t>
      </w:r>
      <w:r w:rsidR="00A4452D">
        <w:rPr>
          <w:rFonts w:ascii="Times New Roman" w:hAnsi="Times New Roman" w:cs="Times New Roman"/>
          <w:sz w:val="24"/>
          <w:szCs w:val="24"/>
        </w:rPr>
        <w:t xml:space="preserve">. </w:t>
      </w:r>
    </w:p>
    <w:p w14:paraId="34C8C4C4" w14:textId="443132FC" w:rsidR="00A27711" w:rsidRPr="00A27711" w:rsidRDefault="00A4452D" w:rsidP="001E328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t>
      </w:r>
      <w:r w:rsidRPr="00167713">
        <w:rPr>
          <w:rFonts w:ascii="Times New Roman" w:hAnsi="Times New Roman" w:cs="Times New Roman"/>
          <w:sz w:val="24"/>
          <w:szCs w:val="24"/>
        </w:rPr>
        <w:t xml:space="preserve">section “Rank </w:t>
      </w:r>
      <w:r w:rsidR="00167713">
        <w:rPr>
          <w:rFonts w:ascii="Times New Roman" w:hAnsi="Times New Roman" w:cs="Times New Roman"/>
          <w:sz w:val="24"/>
          <w:szCs w:val="24"/>
        </w:rPr>
        <w:t>and Sales of Genre”</w:t>
      </w:r>
      <w:r>
        <w:rPr>
          <w:rFonts w:ascii="Times New Roman" w:hAnsi="Times New Roman" w:cs="Times New Roman"/>
          <w:sz w:val="24"/>
          <w:szCs w:val="24"/>
        </w:rPr>
        <w:t>, team member created a function that calculates the mean, median, min, max,</w:t>
      </w:r>
      <w:r w:rsidR="001E3281">
        <w:rPr>
          <w:rFonts w:ascii="Times New Roman" w:hAnsi="Times New Roman" w:cs="Times New Roman"/>
          <w:sz w:val="24"/>
          <w:szCs w:val="24"/>
        </w:rPr>
        <w:t xml:space="preserve"> </w:t>
      </w:r>
      <w:proofErr w:type="spellStart"/>
      <w:r w:rsidR="001E3281">
        <w:rPr>
          <w:rFonts w:ascii="Times New Roman" w:hAnsi="Times New Roman" w:cs="Times New Roman"/>
          <w:sz w:val="24"/>
          <w:szCs w:val="24"/>
        </w:rPr>
        <w:t>sd</w:t>
      </w:r>
      <w:proofErr w:type="spellEnd"/>
      <w:r>
        <w:rPr>
          <w:rFonts w:ascii="Times New Roman" w:hAnsi="Times New Roman" w:cs="Times New Roman"/>
          <w:sz w:val="24"/>
          <w:szCs w:val="24"/>
        </w:rPr>
        <w:t xml:space="preserve">, and quantile at the .05 and .95 markers. This </w:t>
      </w:r>
      <w:r w:rsidR="00487821">
        <w:rPr>
          <w:rFonts w:ascii="Times New Roman" w:hAnsi="Times New Roman" w:cs="Times New Roman"/>
          <w:sz w:val="24"/>
          <w:szCs w:val="24"/>
        </w:rPr>
        <w:t>has helped to identify the central tendencies and spread of the data as it relates to each genre</w:t>
      </w:r>
      <w:r w:rsidR="005928A7">
        <w:rPr>
          <w:rFonts w:ascii="Times New Roman" w:hAnsi="Times New Roman" w:cs="Times New Roman"/>
          <w:sz w:val="24"/>
          <w:szCs w:val="24"/>
        </w:rPr>
        <w:t xml:space="preserve"> </w:t>
      </w:r>
      <w:r w:rsidR="00BC67E3">
        <w:rPr>
          <w:rFonts w:ascii="Times New Roman" w:hAnsi="Times New Roman" w:cs="Times New Roman"/>
          <w:sz w:val="24"/>
          <w:szCs w:val="24"/>
        </w:rPr>
        <w:t>(</w:t>
      </w:r>
      <w:proofErr w:type="spellStart"/>
      <w:r w:rsidR="00BC67E3">
        <w:rPr>
          <w:rFonts w:ascii="Times New Roman" w:hAnsi="Times New Roman" w:cs="Times New Roman"/>
          <w:sz w:val="24"/>
          <w:szCs w:val="24"/>
        </w:rPr>
        <w:t>Sa</w:t>
      </w:r>
      <w:r w:rsidR="00FF23A7">
        <w:rPr>
          <w:rFonts w:ascii="Times New Roman" w:hAnsi="Times New Roman" w:cs="Times New Roman"/>
          <w:sz w:val="24"/>
          <w:szCs w:val="24"/>
        </w:rPr>
        <w:t>lt</w:t>
      </w:r>
      <w:r w:rsidR="00BC67E3">
        <w:rPr>
          <w:rFonts w:ascii="Times New Roman" w:hAnsi="Times New Roman" w:cs="Times New Roman"/>
          <w:sz w:val="24"/>
          <w:szCs w:val="24"/>
        </w:rPr>
        <w:t>z</w:t>
      </w:r>
      <w:proofErr w:type="spellEnd"/>
      <w:r w:rsidR="00BC67E3">
        <w:rPr>
          <w:rFonts w:ascii="Times New Roman" w:hAnsi="Times New Roman" w:cs="Times New Roman"/>
          <w:sz w:val="24"/>
          <w:szCs w:val="24"/>
        </w:rPr>
        <w:t xml:space="preserve"> &amp; Stanton, </w:t>
      </w:r>
      <w:r w:rsidR="00BC67E3">
        <w:rPr>
          <w:rFonts w:ascii="Times New Roman" w:hAnsi="Times New Roman" w:cs="Times New Roman"/>
          <w:sz w:val="24"/>
          <w:szCs w:val="24"/>
        </w:rPr>
        <w:lastRenderedPageBreak/>
        <w:t>2018</w:t>
      </w:r>
      <w:r w:rsidR="005928A7">
        <w:rPr>
          <w:rFonts w:ascii="Times New Roman" w:hAnsi="Times New Roman" w:cs="Times New Roman"/>
          <w:sz w:val="24"/>
          <w:szCs w:val="24"/>
        </w:rPr>
        <w:t>, p. 145</w:t>
      </w:r>
      <w:r w:rsidR="00BC67E3">
        <w:rPr>
          <w:rFonts w:ascii="Times New Roman" w:hAnsi="Times New Roman" w:cs="Times New Roman"/>
          <w:sz w:val="24"/>
          <w:szCs w:val="24"/>
        </w:rPr>
        <w:t>)</w:t>
      </w:r>
      <w:r>
        <w:rPr>
          <w:rFonts w:ascii="Times New Roman" w:hAnsi="Times New Roman" w:cs="Times New Roman"/>
          <w:sz w:val="24"/>
          <w:szCs w:val="24"/>
        </w:rPr>
        <w:t xml:space="preserve">. </w:t>
      </w:r>
      <w:r w:rsidR="00167713">
        <w:rPr>
          <w:rFonts w:ascii="Times New Roman" w:hAnsi="Times New Roman" w:cs="Times New Roman"/>
          <w:sz w:val="24"/>
          <w:szCs w:val="24"/>
        </w:rPr>
        <w:t xml:space="preserve">Team </w:t>
      </w:r>
      <w:r>
        <w:rPr>
          <w:rFonts w:ascii="Times New Roman" w:hAnsi="Times New Roman" w:cs="Times New Roman"/>
          <w:sz w:val="24"/>
          <w:szCs w:val="24"/>
        </w:rPr>
        <w:t>member</w:t>
      </w:r>
      <w:r w:rsidR="00167713">
        <w:rPr>
          <w:rFonts w:ascii="Times New Roman" w:hAnsi="Times New Roman" w:cs="Times New Roman"/>
          <w:sz w:val="24"/>
          <w:szCs w:val="24"/>
        </w:rPr>
        <w:t>s also</w:t>
      </w:r>
      <w:r>
        <w:rPr>
          <w:rFonts w:ascii="Times New Roman" w:hAnsi="Times New Roman" w:cs="Times New Roman"/>
          <w:sz w:val="24"/>
          <w:szCs w:val="24"/>
        </w:rPr>
        <w:t xml:space="preserve"> utilized linear modeling in order to tell the story of how each individual sales market</w:t>
      </w:r>
      <w:r w:rsidR="00487821">
        <w:rPr>
          <w:rFonts w:ascii="Times New Roman" w:hAnsi="Times New Roman" w:cs="Times New Roman"/>
          <w:sz w:val="24"/>
          <w:szCs w:val="24"/>
        </w:rPr>
        <w:t xml:space="preserve"> influenced the dependent variable of</w:t>
      </w:r>
      <w:r>
        <w:rPr>
          <w:rFonts w:ascii="Times New Roman" w:hAnsi="Times New Roman" w:cs="Times New Roman"/>
          <w:sz w:val="24"/>
          <w:szCs w:val="24"/>
        </w:rPr>
        <w:t xml:space="preserve"> global sales. </w:t>
      </w:r>
      <w:r w:rsidR="00C90AC3">
        <w:rPr>
          <w:rFonts w:ascii="Times New Roman" w:hAnsi="Times New Roman" w:cs="Times New Roman"/>
          <w:sz w:val="24"/>
          <w:szCs w:val="24"/>
        </w:rPr>
        <w:t xml:space="preserve">This output assisted in determining the different amount of sales per market </w:t>
      </w:r>
      <w:r w:rsidR="00487821">
        <w:rPr>
          <w:rFonts w:ascii="Times New Roman" w:hAnsi="Times New Roman" w:cs="Times New Roman"/>
          <w:sz w:val="24"/>
          <w:szCs w:val="24"/>
        </w:rPr>
        <w:t xml:space="preserve">from each genre and allows us to see how the sales per genre can assist in predicting the global sales. </w:t>
      </w:r>
    </w:p>
    <w:p w14:paraId="21067524" w14:textId="2924238B" w:rsidR="00A27711" w:rsidRPr="00A27711" w:rsidRDefault="00A27711" w:rsidP="00A2771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Analysis Summaries</w:t>
      </w:r>
    </w:p>
    <w:p w14:paraId="5E4D7E16" w14:textId="6212588A" w:rsidR="008B66F3" w:rsidRDefault="008B66F3" w:rsidP="008B66F3">
      <w:pPr>
        <w:spacing w:line="480" w:lineRule="auto"/>
        <w:jc w:val="center"/>
        <w:rPr>
          <w:rFonts w:ascii="Times New Roman" w:hAnsi="Times New Roman" w:cs="Times New Roman"/>
          <w:sz w:val="24"/>
          <w:szCs w:val="24"/>
        </w:rPr>
      </w:pPr>
      <w:r w:rsidRPr="00A27711">
        <w:rPr>
          <w:rFonts w:ascii="Times New Roman" w:hAnsi="Times New Roman" w:cs="Times New Roman"/>
          <w:sz w:val="24"/>
          <w:szCs w:val="24"/>
        </w:rPr>
        <w:t>Publisher and Platform Performance</w:t>
      </w:r>
    </w:p>
    <w:p w14:paraId="6E3E92B2" w14:textId="0C457C46" w:rsidR="000D54AD" w:rsidRDefault="000D54AD" w:rsidP="00C631E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Video games were introduced to homes on August 28, 1972, </w:t>
      </w:r>
      <w:r w:rsidR="00F42753">
        <w:rPr>
          <w:rFonts w:ascii="Times New Roman" w:hAnsi="Times New Roman" w:cs="Times New Roman"/>
          <w:sz w:val="24"/>
          <w:szCs w:val="24"/>
        </w:rPr>
        <w:t xml:space="preserve">with the introduction of the </w:t>
      </w:r>
      <w:r>
        <w:rPr>
          <w:rFonts w:ascii="Times New Roman" w:hAnsi="Times New Roman" w:cs="Times New Roman"/>
          <w:sz w:val="24"/>
          <w:szCs w:val="24"/>
        </w:rPr>
        <w:t>Magnavox Odyssey (</w:t>
      </w:r>
      <w:proofErr w:type="spellStart"/>
      <w:r w:rsidR="00A62182">
        <w:rPr>
          <w:rFonts w:ascii="Times New Roman" w:hAnsi="Times New Roman" w:cs="Times New Roman"/>
          <w:sz w:val="24"/>
          <w:szCs w:val="24"/>
        </w:rPr>
        <w:t>Cifaldi</w:t>
      </w:r>
      <w:proofErr w:type="spellEnd"/>
      <w:r w:rsidR="00A62182">
        <w:rPr>
          <w:rFonts w:ascii="Times New Roman" w:hAnsi="Times New Roman" w:cs="Times New Roman"/>
          <w:sz w:val="24"/>
          <w:szCs w:val="24"/>
        </w:rPr>
        <w:t>, 2012</w:t>
      </w:r>
      <w:r>
        <w:rPr>
          <w:rFonts w:ascii="Times New Roman" w:hAnsi="Times New Roman" w:cs="Times New Roman"/>
          <w:sz w:val="24"/>
          <w:szCs w:val="24"/>
        </w:rPr>
        <w:t xml:space="preserve">). The idea was certainly the first of its kind to be made commercially available to at home </w:t>
      </w:r>
      <w:r w:rsidR="00F42753">
        <w:rPr>
          <w:rFonts w:ascii="Times New Roman" w:hAnsi="Times New Roman" w:cs="Times New Roman"/>
          <w:sz w:val="24"/>
          <w:szCs w:val="24"/>
        </w:rPr>
        <w:t>audience</w:t>
      </w:r>
      <w:r>
        <w:rPr>
          <w:rFonts w:ascii="Times New Roman" w:hAnsi="Times New Roman" w:cs="Times New Roman"/>
          <w:sz w:val="24"/>
          <w:szCs w:val="24"/>
        </w:rPr>
        <w:t xml:space="preserve"> and paved the way for numerous other platforms t</w:t>
      </w:r>
      <w:r w:rsidR="00F42753">
        <w:rPr>
          <w:rFonts w:ascii="Times New Roman" w:hAnsi="Times New Roman" w:cs="Times New Roman"/>
          <w:sz w:val="24"/>
          <w:szCs w:val="24"/>
        </w:rPr>
        <w:t>o enter the market</w:t>
      </w:r>
      <w:r>
        <w:rPr>
          <w:rFonts w:ascii="Times New Roman" w:hAnsi="Times New Roman" w:cs="Times New Roman"/>
          <w:sz w:val="24"/>
          <w:szCs w:val="24"/>
        </w:rPr>
        <w:t xml:space="preserve"> (</w:t>
      </w:r>
      <w:proofErr w:type="spellStart"/>
      <w:r w:rsidR="00A62182">
        <w:rPr>
          <w:rFonts w:ascii="Times New Roman" w:hAnsi="Times New Roman" w:cs="Times New Roman"/>
          <w:sz w:val="24"/>
          <w:szCs w:val="24"/>
        </w:rPr>
        <w:t>Cifaldi</w:t>
      </w:r>
      <w:proofErr w:type="spellEnd"/>
      <w:r w:rsidR="00A62182">
        <w:rPr>
          <w:rFonts w:ascii="Times New Roman" w:hAnsi="Times New Roman" w:cs="Times New Roman"/>
          <w:sz w:val="24"/>
          <w:szCs w:val="24"/>
        </w:rPr>
        <w:t>, 2012</w:t>
      </w:r>
      <w:r>
        <w:rPr>
          <w:rFonts w:ascii="Times New Roman" w:hAnsi="Times New Roman" w:cs="Times New Roman"/>
          <w:sz w:val="24"/>
          <w:szCs w:val="24"/>
        </w:rPr>
        <w:t xml:space="preserve">). In </w:t>
      </w:r>
      <w:r w:rsidR="00A62182">
        <w:rPr>
          <w:rFonts w:ascii="Times New Roman" w:hAnsi="Times New Roman" w:cs="Times New Roman"/>
          <w:sz w:val="24"/>
          <w:szCs w:val="24"/>
        </w:rPr>
        <w:t>today’s</w:t>
      </w:r>
      <w:r>
        <w:rPr>
          <w:rFonts w:ascii="Times New Roman" w:hAnsi="Times New Roman" w:cs="Times New Roman"/>
          <w:sz w:val="24"/>
          <w:szCs w:val="24"/>
        </w:rPr>
        <w:t xml:space="preserve"> day and age people now have a choice of which console, or platform, they choose to play their video games on. </w:t>
      </w:r>
      <w:r w:rsidR="00DB4DB8">
        <w:rPr>
          <w:rFonts w:ascii="Times New Roman" w:hAnsi="Times New Roman" w:cs="Times New Roman"/>
          <w:sz w:val="24"/>
          <w:szCs w:val="24"/>
        </w:rPr>
        <w:t xml:space="preserve">This makes the market incredibly </w:t>
      </w:r>
      <w:r w:rsidR="004705CA">
        <w:rPr>
          <w:rFonts w:ascii="Times New Roman" w:hAnsi="Times New Roman" w:cs="Times New Roman"/>
          <w:sz w:val="24"/>
          <w:szCs w:val="24"/>
        </w:rPr>
        <w:t>competitive</w:t>
      </w:r>
      <w:r w:rsidR="00DB4DB8">
        <w:rPr>
          <w:rFonts w:ascii="Times New Roman" w:hAnsi="Times New Roman" w:cs="Times New Roman"/>
          <w:sz w:val="24"/>
          <w:szCs w:val="24"/>
        </w:rPr>
        <w:t>.</w:t>
      </w:r>
    </w:p>
    <w:p w14:paraId="18FEF309" w14:textId="526FC68A" w:rsidR="004705CA" w:rsidRPr="0099526D" w:rsidRDefault="004705CA" w:rsidP="00CD47C9">
      <w:pPr>
        <w:spacing w:line="480" w:lineRule="auto"/>
        <w:rPr>
          <w:rFonts w:ascii="Lucida Console" w:eastAsiaTheme="minorHAnsi" w:hAnsi="Lucida Console" w:cstheme="minorBidi"/>
          <w:sz w:val="21"/>
          <w:szCs w:val="21"/>
          <w:lang w:val="en-US"/>
        </w:rPr>
      </w:pPr>
      <w:r>
        <w:rPr>
          <w:rFonts w:ascii="Times New Roman" w:hAnsi="Times New Roman" w:cs="Times New Roman"/>
          <w:sz w:val="24"/>
          <w:szCs w:val="24"/>
        </w:rPr>
        <w:tab/>
        <w:t xml:space="preserve">In order to determine the top three platforms based on sales, individual data tables were created using the </w:t>
      </w:r>
      <w:proofErr w:type="spellStart"/>
      <w:r>
        <w:rPr>
          <w:rFonts w:ascii="Times New Roman" w:hAnsi="Times New Roman" w:cs="Times New Roman"/>
          <w:sz w:val="24"/>
          <w:szCs w:val="24"/>
        </w:rPr>
        <w:t>sqldf</w:t>
      </w:r>
      <w:proofErr w:type="spellEnd"/>
      <w:r>
        <w:rPr>
          <w:rFonts w:ascii="Times New Roman" w:hAnsi="Times New Roman" w:cs="Times New Roman"/>
          <w:sz w:val="24"/>
          <w:szCs w:val="24"/>
        </w:rPr>
        <w:t xml:space="preserve"> function (</w:t>
      </w:r>
      <w:proofErr w:type="spellStart"/>
      <w:r w:rsidRPr="004705CA">
        <w:rPr>
          <w:rFonts w:ascii="Lucida Console" w:hAnsi="Lucida Console"/>
          <w:sz w:val="18"/>
          <w:szCs w:val="18"/>
        </w:rPr>
        <w:t>JPplatform</w:t>
      </w:r>
      <w:proofErr w:type="spellEnd"/>
      <w:r w:rsidRPr="004705CA">
        <w:rPr>
          <w:rFonts w:ascii="Lucida Console" w:hAnsi="Lucida Console"/>
          <w:sz w:val="18"/>
          <w:szCs w:val="18"/>
        </w:rPr>
        <w:t>&lt;-</w:t>
      </w:r>
      <w:proofErr w:type="spellStart"/>
      <w:proofErr w:type="gramStart"/>
      <w:r w:rsidRPr="004705CA">
        <w:rPr>
          <w:rFonts w:ascii="Lucida Console" w:hAnsi="Lucida Console"/>
          <w:sz w:val="18"/>
          <w:szCs w:val="18"/>
        </w:rPr>
        <w:t>sqldf</w:t>
      </w:r>
      <w:proofErr w:type="spellEnd"/>
      <w:r w:rsidRPr="004705CA">
        <w:rPr>
          <w:rFonts w:ascii="Lucida Console" w:hAnsi="Lucida Console"/>
          <w:sz w:val="18"/>
          <w:szCs w:val="18"/>
        </w:rPr>
        <w:t>(</w:t>
      </w:r>
      <w:proofErr w:type="gramEnd"/>
      <w:r w:rsidRPr="004705CA">
        <w:rPr>
          <w:rFonts w:ascii="Lucida Console" w:hAnsi="Lucida Console"/>
          <w:sz w:val="18"/>
          <w:szCs w:val="18"/>
        </w:rPr>
        <w:t>"Select sum(</w:t>
      </w:r>
      <w:proofErr w:type="spellStart"/>
      <w:r w:rsidRPr="004705CA">
        <w:rPr>
          <w:rFonts w:ascii="Lucida Console" w:hAnsi="Lucida Console"/>
          <w:sz w:val="18"/>
          <w:szCs w:val="18"/>
        </w:rPr>
        <w:t>JP_Sales</w:t>
      </w:r>
      <w:proofErr w:type="spellEnd"/>
      <w:r w:rsidRPr="004705CA">
        <w:rPr>
          <w:rFonts w:ascii="Lucida Console" w:hAnsi="Lucida Console"/>
          <w:sz w:val="18"/>
          <w:szCs w:val="18"/>
        </w:rPr>
        <w:t>), Platform FROM VG group by Platform")</w:t>
      </w:r>
      <w:r>
        <w:rPr>
          <w:rFonts w:ascii="Times New Roman" w:hAnsi="Times New Roman" w:cs="Times New Roman"/>
          <w:sz w:val="24"/>
          <w:szCs w:val="24"/>
        </w:rPr>
        <w:t xml:space="preserve">. Once the individual data frames were completed, they were then sorted into data frames with ascending order based on sales </w:t>
      </w:r>
      <w:r w:rsidRPr="004705CA">
        <w:rPr>
          <w:rFonts w:ascii="Lucida Console" w:hAnsi="Lucida Console" w:cs="Times New Roman"/>
          <w:sz w:val="18"/>
          <w:szCs w:val="18"/>
        </w:rPr>
        <w:t>(</w:t>
      </w:r>
      <w:r w:rsidRPr="004705CA">
        <w:rPr>
          <w:rFonts w:ascii="Lucida Console" w:hAnsi="Lucida Console"/>
          <w:sz w:val="18"/>
          <w:szCs w:val="18"/>
        </w:rPr>
        <w:t>JPplat1&lt;-JPplatform[order(-</w:t>
      </w:r>
      <w:proofErr w:type="gramStart"/>
      <w:r w:rsidRPr="004705CA">
        <w:rPr>
          <w:rFonts w:ascii="Lucida Console" w:hAnsi="Lucida Console"/>
          <w:sz w:val="18"/>
          <w:szCs w:val="18"/>
        </w:rPr>
        <w:t>JPplatform$JP.Sales,JPplatform</w:t>
      </w:r>
      <w:proofErr w:type="gramEnd"/>
      <w:r w:rsidRPr="004705CA">
        <w:rPr>
          <w:rFonts w:ascii="Lucida Console" w:hAnsi="Lucida Console"/>
          <w:sz w:val="18"/>
          <w:szCs w:val="18"/>
        </w:rPr>
        <w:t>$Platform),]</w:t>
      </w:r>
      <w:r>
        <w:rPr>
          <w:rFonts w:ascii="Times New Roman" w:hAnsi="Times New Roman" w:cs="Times New Roman"/>
          <w:sz w:val="24"/>
          <w:szCs w:val="24"/>
        </w:rPr>
        <w:t>. Finally, using the “head” function, the top six of each data frames were then merged into the data frame “Platallup1”</w:t>
      </w:r>
      <w:r w:rsidR="0099526D" w:rsidRPr="0099526D">
        <w:rPr>
          <w:rFonts w:ascii="Lucida Console" w:hAnsi="Lucida Console" w:cs="Times New Roman"/>
          <w:sz w:val="21"/>
          <w:szCs w:val="21"/>
        </w:rPr>
        <w:t>(</w:t>
      </w:r>
      <w:r w:rsidR="0099526D" w:rsidRPr="0099526D">
        <w:rPr>
          <w:rFonts w:ascii="Lucida Console" w:hAnsi="Lucida Console"/>
          <w:sz w:val="21"/>
          <w:szCs w:val="21"/>
        </w:rPr>
        <w:t>Platallup&lt;-data.frame(Gplat1,NAplat1,EUplat1,JPplat1)</w:t>
      </w:r>
      <w:r>
        <w:rPr>
          <w:rFonts w:ascii="Times New Roman" w:hAnsi="Times New Roman" w:cs="Times New Roman"/>
          <w:sz w:val="24"/>
          <w:szCs w:val="24"/>
        </w:rPr>
        <w:t xml:space="preserve">, which then displayed the results in Table 2 below. </w:t>
      </w:r>
    </w:p>
    <w:tbl>
      <w:tblPr>
        <w:tblStyle w:val="PlainTable5"/>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F42753" w:rsidRPr="00F42753" w14:paraId="22C67A50" w14:textId="77777777" w:rsidTr="00F42753">
        <w:trPr>
          <w:cnfStyle w:val="100000000000" w:firstRow="1" w:lastRow="0" w:firstColumn="0" w:lastColumn="0" w:oddVBand="0" w:evenVBand="0" w:oddHBand="0" w:evenHBand="0" w:firstRowFirstColumn="0" w:firstRowLastColumn="0" w:lastRowFirstColumn="0" w:lastRowLastColumn="0"/>
          <w:trHeight w:val="396"/>
        </w:trPr>
        <w:tc>
          <w:tcPr>
            <w:cnfStyle w:val="001000000100" w:firstRow="0" w:lastRow="0" w:firstColumn="1" w:lastColumn="0" w:oddVBand="0" w:evenVBand="0" w:oddHBand="0" w:evenHBand="0" w:firstRowFirstColumn="1" w:firstRowLastColumn="0" w:lastRowFirstColumn="0" w:lastRowLastColumn="0"/>
            <w:tcW w:w="960" w:type="dxa"/>
            <w:noWrap/>
            <w:hideMark/>
          </w:tcPr>
          <w:p w14:paraId="195E92F4" w14:textId="4237AD3A" w:rsidR="00F42753" w:rsidRPr="00F42753" w:rsidRDefault="00F42753" w:rsidP="00F42753">
            <w:pPr>
              <w:spacing w:line="240" w:lineRule="auto"/>
              <w:jc w:val="center"/>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Rank</w:t>
            </w:r>
          </w:p>
        </w:tc>
        <w:tc>
          <w:tcPr>
            <w:tcW w:w="960" w:type="dxa"/>
            <w:hideMark/>
          </w:tcPr>
          <w:p w14:paraId="5C384EA4"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Platform (Global)</w:t>
            </w:r>
          </w:p>
        </w:tc>
        <w:tc>
          <w:tcPr>
            <w:tcW w:w="960" w:type="dxa"/>
            <w:hideMark/>
          </w:tcPr>
          <w:p w14:paraId="772DC5A9"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Global Sales</w:t>
            </w:r>
          </w:p>
        </w:tc>
        <w:tc>
          <w:tcPr>
            <w:tcW w:w="960" w:type="dxa"/>
            <w:hideMark/>
          </w:tcPr>
          <w:p w14:paraId="3204EDAA"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Platform (NA)</w:t>
            </w:r>
          </w:p>
        </w:tc>
        <w:tc>
          <w:tcPr>
            <w:tcW w:w="960" w:type="dxa"/>
            <w:hideMark/>
          </w:tcPr>
          <w:p w14:paraId="021E639C"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NA Sales</w:t>
            </w:r>
          </w:p>
        </w:tc>
        <w:tc>
          <w:tcPr>
            <w:tcW w:w="960" w:type="dxa"/>
            <w:hideMark/>
          </w:tcPr>
          <w:p w14:paraId="62E00AC5"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Platform (EU)</w:t>
            </w:r>
          </w:p>
        </w:tc>
        <w:tc>
          <w:tcPr>
            <w:tcW w:w="960" w:type="dxa"/>
            <w:hideMark/>
          </w:tcPr>
          <w:p w14:paraId="480A2320"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EU Sales</w:t>
            </w:r>
          </w:p>
        </w:tc>
        <w:tc>
          <w:tcPr>
            <w:tcW w:w="960" w:type="dxa"/>
            <w:hideMark/>
          </w:tcPr>
          <w:p w14:paraId="47F26142"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Platform (JP)</w:t>
            </w:r>
          </w:p>
        </w:tc>
        <w:tc>
          <w:tcPr>
            <w:tcW w:w="960" w:type="dxa"/>
            <w:hideMark/>
          </w:tcPr>
          <w:p w14:paraId="388A0AA0" w14:textId="77777777" w:rsidR="00F42753" w:rsidRPr="00F42753" w:rsidRDefault="00F42753" w:rsidP="00F42753">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JP Sales</w:t>
            </w:r>
          </w:p>
        </w:tc>
      </w:tr>
      <w:tr w:rsidR="00F42753" w:rsidRPr="00F42753" w14:paraId="7576CCCF" w14:textId="77777777" w:rsidTr="00F427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F0EE7" w14:textId="77777777" w:rsidR="00F42753" w:rsidRPr="00F42753" w:rsidRDefault="00F42753" w:rsidP="00F42753">
            <w:pPr>
              <w:spacing w:line="240" w:lineRule="auto"/>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1</w:t>
            </w:r>
          </w:p>
        </w:tc>
        <w:tc>
          <w:tcPr>
            <w:tcW w:w="960" w:type="dxa"/>
            <w:noWrap/>
            <w:hideMark/>
          </w:tcPr>
          <w:p w14:paraId="7AFB8476"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PS2</w:t>
            </w:r>
          </w:p>
        </w:tc>
        <w:tc>
          <w:tcPr>
            <w:tcW w:w="960" w:type="dxa"/>
            <w:noWrap/>
            <w:hideMark/>
          </w:tcPr>
          <w:p w14:paraId="1E15AD30"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1255.77</w:t>
            </w:r>
          </w:p>
        </w:tc>
        <w:tc>
          <w:tcPr>
            <w:tcW w:w="960" w:type="dxa"/>
            <w:noWrap/>
            <w:hideMark/>
          </w:tcPr>
          <w:p w14:paraId="40A1C9E7"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X360</w:t>
            </w:r>
          </w:p>
        </w:tc>
        <w:tc>
          <w:tcPr>
            <w:tcW w:w="960" w:type="dxa"/>
            <w:noWrap/>
            <w:hideMark/>
          </w:tcPr>
          <w:p w14:paraId="19CB76FD"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601.05</w:t>
            </w:r>
          </w:p>
        </w:tc>
        <w:tc>
          <w:tcPr>
            <w:tcW w:w="960" w:type="dxa"/>
            <w:noWrap/>
            <w:hideMark/>
          </w:tcPr>
          <w:p w14:paraId="2DA09A1C"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PS3</w:t>
            </w:r>
          </w:p>
        </w:tc>
        <w:tc>
          <w:tcPr>
            <w:tcW w:w="960" w:type="dxa"/>
            <w:noWrap/>
            <w:hideMark/>
          </w:tcPr>
          <w:p w14:paraId="0544E19E"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343.71</w:t>
            </w:r>
          </w:p>
        </w:tc>
        <w:tc>
          <w:tcPr>
            <w:tcW w:w="960" w:type="dxa"/>
            <w:noWrap/>
            <w:hideMark/>
          </w:tcPr>
          <w:p w14:paraId="3E901BC7"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DS</w:t>
            </w:r>
          </w:p>
        </w:tc>
        <w:tc>
          <w:tcPr>
            <w:tcW w:w="960" w:type="dxa"/>
            <w:noWrap/>
            <w:hideMark/>
          </w:tcPr>
          <w:p w14:paraId="39866FAB"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175.57</w:t>
            </w:r>
          </w:p>
        </w:tc>
      </w:tr>
      <w:tr w:rsidR="00F42753" w:rsidRPr="00F42753" w14:paraId="0C970B99" w14:textId="77777777" w:rsidTr="00F427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9C0B4C" w14:textId="77777777" w:rsidR="00F42753" w:rsidRPr="00F42753" w:rsidRDefault="00F42753" w:rsidP="00F42753">
            <w:pPr>
              <w:spacing w:line="240" w:lineRule="auto"/>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2</w:t>
            </w:r>
          </w:p>
        </w:tc>
        <w:tc>
          <w:tcPr>
            <w:tcW w:w="960" w:type="dxa"/>
            <w:noWrap/>
            <w:hideMark/>
          </w:tcPr>
          <w:p w14:paraId="226A443E"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X360</w:t>
            </w:r>
          </w:p>
        </w:tc>
        <w:tc>
          <w:tcPr>
            <w:tcW w:w="960" w:type="dxa"/>
            <w:noWrap/>
            <w:hideMark/>
          </w:tcPr>
          <w:p w14:paraId="61C8CBFF"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979.6</w:t>
            </w:r>
          </w:p>
        </w:tc>
        <w:tc>
          <w:tcPr>
            <w:tcW w:w="960" w:type="dxa"/>
            <w:noWrap/>
            <w:hideMark/>
          </w:tcPr>
          <w:p w14:paraId="6F46EECB"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PS2</w:t>
            </w:r>
          </w:p>
        </w:tc>
        <w:tc>
          <w:tcPr>
            <w:tcW w:w="960" w:type="dxa"/>
            <w:noWrap/>
            <w:hideMark/>
          </w:tcPr>
          <w:p w14:paraId="0F43D6F0"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583.84</w:t>
            </w:r>
          </w:p>
        </w:tc>
        <w:tc>
          <w:tcPr>
            <w:tcW w:w="960" w:type="dxa"/>
            <w:noWrap/>
            <w:hideMark/>
          </w:tcPr>
          <w:p w14:paraId="38996BF6"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PS2</w:t>
            </w:r>
          </w:p>
        </w:tc>
        <w:tc>
          <w:tcPr>
            <w:tcW w:w="960" w:type="dxa"/>
            <w:noWrap/>
            <w:hideMark/>
          </w:tcPr>
          <w:p w14:paraId="70CF8DBD"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339.29</w:t>
            </w:r>
          </w:p>
        </w:tc>
        <w:tc>
          <w:tcPr>
            <w:tcW w:w="960" w:type="dxa"/>
            <w:noWrap/>
            <w:hideMark/>
          </w:tcPr>
          <w:p w14:paraId="657D6F8A"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w:t>
            </w:r>
          </w:p>
        </w:tc>
        <w:tc>
          <w:tcPr>
            <w:tcW w:w="960" w:type="dxa"/>
            <w:noWrap/>
            <w:hideMark/>
          </w:tcPr>
          <w:p w14:paraId="182CDFEB" w14:textId="77777777" w:rsidR="00F42753" w:rsidRPr="00F42753" w:rsidRDefault="00F42753" w:rsidP="00F42753">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139.82</w:t>
            </w:r>
          </w:p>
        </w:tc>
      </w:tr>
      <w:tr w:rsidR="00F42753" w:rsidRPr="00F42753" w14:paraId="6CC8DB5A" w14:textId="77777777" w:rsidTr="00F427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49C2A" w14:textId="77777777" w:rsidR="00F42753" w:rsidRPr="00F42753" w:rsidRDefault="00F42753" w:rsidP="00F42753">
            <w:pPr>
              <w:spacing w:line="240" w:lineRule="auto"/>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3</w:t>
            </w:r>
          </w:p>
        </w:tc>
        <w:tc>
          <w:tcPr>
            <w:tcW w:w="960" w:type="dxa"/>
            <w:noWrap/>
            <w:hideMark/>
          </w:tcPr>
          <w:p w14:paraId="5B07B7D8"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PS3</w:t>
            </w:r>
          </w:p>
        </w:tc>
        <w:tc>
          <w:tcPr>
            <w:tcW w:w="960" w:type="dxa"/>
            <w:noWrap/>
            <w:hideMark/>
          </w:tcPr>
          <w:p w14:paraId="5224C956"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957.89</w:t>
            </w:r>
          </w:p>
        </w:tc>
        <w:tc>
          <w:tcPr>
            <w:tcW w:w="960" w:type="dxa"/>
            <w:noWrap/>
            <w:hideMark/>
          </w:tcPr>
          <w:p w14:paraId="684CC959"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Wii</w:t>
            </w:r>
          </w:p>
        </w:tc>
        <w:tc>
          <w:tcPr>
            <w:tcW w:w="960" w:type="dxa"/>
            <w:noWrap/>
            <w:hideMark/>
          </w:tcPr>
          <w:p w14:paraId="64D544C1"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466.22</w:t>
            </w:r>
          </w:p>
        </w:tc>
        <w:tc>
          <w:tcPr>
            <w:tcW w:w="960" w:type="dxa"/>
            <w:noWrap/>
            <w:hideMark/>
          </w:tcPr>
          <w:p w14:paraId="64BB8FC1"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X360</w:t>
            </w:r>
          </w:p>
        </w:tc>
        <w:tc>
          <w:tcPr>
            <w:tcW w:w="960" w:type="dxa"/>
            <w:noWrap/>
            <w:hideMark/>
          </w:tcPr>
          <w:p w14:paraId="0A86D1AF"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280.58</w:t>
            </w:r>
          </w:p>
        </w:tc>
        <w:tc>
          <w:tcPr>
            <w:tcW w:w="960" w:type="dxa"/>
            <w:noWrap/>
            <w:hideMark/>
          </w:tcPr>
          <w:p w14:paraId="7126CFA2"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PS2</w:t>
            </w:r>
          </w:p>
        </w:tc>
        <w:tc>
          <w:tcPr>
            <w:tcW w:w="960" w:type="dxa"/>
            <w:noWrap/>
            <w:hideMark/>
          </w:tcPr>
          <w:p w14:paraId="78F8685E" w14:textId="77777777" w:rsidR="00F42753" w:rsidRPr="00F42753" w:rsidRDefault="00F42753" w:rsidP="00F42753">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F42753">
              <w:rPr>
                <w:rFonts w:ascii="Times New Roman" w:eastAsia="Times New Roman" w:hAnsi="Times New Roman" w:cs="Times New Roman"/>
                <w:b/>
                <w:bCs/>
                <w:color w:val="000000"/>
                <w:sz w:val="14"/>
                <w:szCs w:val="14"/>
                <w:lang w:val="en-US"/>
              </w:rPr>
              <w:t>139.2</w:t>
            </w:r>
          </w:p>
        </w:tc>
      </w:tr>
    </w:tbl>
    <w:p w14:paraId="74DB9CF7" w14:textId="0BE7482B" w:rsidR="00C631EA" w:rsidRDefault="000D54AD" w:rsidP="00F42753">
      <w:pPr>
        <w:pStyle w:val="Caption"/>
      </w:pPr>
      <w:r>
        <w:rPr>
          <w:rFonts w:ascii="Times New Roman" w:hAnsi="Times New Roman" w:cs="Times New Roman"/>
          <w:sz w:val="24"/>
          <w:szCs w:val="24"/>
        </w:rPr>
        <w:t xml:space="preserve"> </w:t>
      </w:r>
      <w:r w:rsidR="00F42753">
        <w:t xml:space="preserve">Table </w:t>
      </w:r>
      <w:r w:rsidR="00F42753">
        <w:fldChar w:fldCharType="begin"/>
      </w:r>
      <w:r w:rsidR="00F42753">
        <w:instrText xml:space="preserve"> SEQ Table \* ARABIC </w:instrText>
      </w:r>
      <w:r w:rsidR="00F42753">
        <w:fldChar w:fldCharType="separate"/>
      </w:r>
      <w:r w:rsidR="007267EF">
        <w:rPr>
          <w:noProof/>
        </w:rPr>
        <w:t>2</w:t>
      </w:r>
      <w:r w:rsidR="00F42753">
        <w:fldChar w:fldCharType="end"/>
      </w:r>
      <w:r w:rsidR="00F42753">
        <w:t>: Platform Rank by Market</w:t>
      </w:r>
      <w:r w:rsidR="00167713">
        <w:t>-Top 3 Only</w:t>
      </w:r>
    </w:p>
    <w:p w14:paraId="326DBAB0" w14:textId="091B8FA2" w:rsidR="00F42753" w:rsidRDefault="00F42753" w:rsidP="00F42753">
      <w:r>
        <w:lastRenderedPageBreak/>
        <w:tab/>
      </w:r>
    </w:p>
    <w:p w14:paraId="5BC9C010" w14:textId="21321D9C" w:rsidR="00167713" w:rsidRDefault="00A62182" w:rsidP="00F24276">
      <w:pPr>
        <w:spacing w:line="480" w:lineRule="auto"/>
        <w:rPr>
          <w:rFonts w:ascii="Times New Roman" w:hAnsi="Times New Roman" w:cs="Times New Roman"/>
          <w:sz w:val="24"/>
          <w:szCs w:val="24"/>
        </w:rPr>
      </w:pPr>
      <w:r>
        <w:tab/>
      </w:r>
      <w:r>
        <w:rPr>
          <w:rFonts w:ascii="Times New Roman" w:hAnsi="Times New Roman" w:cs="Times New Roman"/>
          <w:sz w:val="24"/>
          <w:szCs w:val="24"/>
        </w:rPr>
        <w:t>Claiming a spot in the top three in all markets is the PS2.</w:t>
      </w:r>
      <w:r w:rsidR="004B4562">
        <w:rPr>
          <w:rFonts w:ascii="Times New Roman" w:hAnsi="Times New Roman" w:cs="Times New Roman"/>
          <w:sz w:val="24"/>
          <w:szCs w:val="24"/>
        </w:rPr>
        <w:t xml:space="preserve"> This comes as no surprise, in 2017 the PlayStation2 console became the most popular console in the world with 157.68 million units sold (</w:t>
      </w:r>
      <w:proofErr w:type="spellStart"/>
      <w:r w:rsidR="004B4562">
        <w:rPr>
          <w:rFonts w:ascii="Times New Roman" w:hAnsi="Times New Roman" w:cs="Times New Roman"/>
          <w:sz w:val="24"/>
          <w:szCs w:val="24"/>
        </w:rPr>
        <w:t>WePC</w:t>
      </w:r>
      <w:proofErr w:type="spellEnd"/>
      <w:r w:rsidR="004B4562">
        <w:rPr>
          <w:rFonts w:ascii="Times New Roman" w:hAnsi="Times New Roman" w:cs="Times New Roman"/>
          <w:sz w:val="24"/>
          <w:szCs w:val="24"/>
        </w:rPr>
        <w:t>, 2020).</w:t>
      </w:r>
      <w:r>
        <w:rPr>
          <w:rFonts w:ascii="Times New Roman" w:hAnsi="Times New Roman" w:cs="Times New Roman"/>
          <w:sz w:val="24"/>
          <w:szCs w:val="24"/>
        </w:rPr>
        <w:t xml:space="preserve"> Our platform performance suggests that Sony is a top contender </w:t>
      </w:r>
      <w:r w:rsidR="00DE1378">
        <w:rPr>
          <w:rFonts w:ascii="Times New Roman" w:hAnsi="Times New Roman" w:cs="Times New Roman"/>
          <w:sz w:val="24"/>
          <w:szCs w:val="24"/>
        </w:rPr>
        <w:t>for Platform to use when publishing a game.</w:t>
      </w:r>
      <w:r w:rsidR="00F24276">
        <w:rPr>
          <w:rFonts w:ascii="Times New Roman" w:hAnsi="Times New Roman" w:cs="Times New Roman"/>
          <w:sz w:val="24"/>
          <w:szCs w:val="24"/>
        </w:rPr>
        <w:t xml:space="preserve"> With this in mind, understanding how the publisher impacts sales is also imperative to understanding </w:t>
      </w:r>
      <w:r w:rsidR="00167713">
        <w:rPr>
          <w:rFonts w:ascii="Times New Roman" w:hAnsi="Times New Roman" w:cs="Times New Roman"/>
          <w:sz w:val="24"/>
          <w:szCs w:val="24"/>
        </w:rPr>
        <w:t xml:space="preserve">how to manipulate the consumers within an individual market. </w:t>
      </w:r>
    </w:p>
    <w:p w14:paraId="5DA8DA2B" w14:textId="1AA69EB9" w:rsidR="00167713" w:rsidRDefault="00497EA2" w:rsidP="00167713">
      <w:pPr>
        <w:keepNext/>
        <w:spacing w:line="480" w:lineRule="auto"/>
      </w:pP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7858A236" wp14:editId="5A03BDFC">
                <wp:simplePos x="0" y="0"/>
                <wp:positionH relativeFrom="column">
                  <wp:posOffset>3736975</wp:posOffset>
                </wp:positionH>
                <wp:positionV relativeFrom="paragraph">
                  <wp:posOffset>220096</wp:posOffset>
                </wp:positionV>
                <wp:extent cx="2711395" cy="1765190"/>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2711395" cy="1765190"/>
                        </a:xfrm>
                        <a:prstGeom prst="rect">
                          <a:avLst/>
                        </a:prstGeom>
                        <a:noFill/>
                        <a:ln w="6350">
                          <a:noFill/>
                        </a:ln>
                      </wps:spPr>
                      <wps:txbx>
                        <w:txbxContent>
                          <w:p w14:paraId="0E65F72E"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VG %&gt;%</w:t>
                            </w:r>
                          </w:p>
                          <w:p w14:paraId="78C86B16" w14:textId="72083125" w:rsid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gramStart"/>
                            <w:r w:rsidRPr="0099526D">
                              <w:rPr>
                                <w:rStyle w:val="HTMLCode"/>
                                <w:rFonts w:ascii="Lucida Console" w:eastAsia="Arial" w:hAnsi="Lucida Console"/>
                                <w:color w:val="333333"/>
                                <w:sz w:val="16"/>
                                <w:szCs w:val="16"/>
                                <w:lang w:val="en-US"/>
                              </w:rPr>
                              <w:t>filter(</w:t>
                            </w:r>
                            <w:proofErr w:type="spellStart"/>
                            <w:proofErr w:type="gramEnd"/>
                            <w:r w:rsidRPr="0099526D">
                              <w:rPr>
                                <w:rStyle w:val="HTMLCode"/>
                                <w:rFonts w:ascii="Lucida Console" w:eastAsia="Arial" w:hAnsi="Lucida Console"/>
                                <w:color w:val="333333"/>
                                <w:sz w:val="16"/>
                                <w:szCs w:val="16"/>
                                <w:lang w:val="en-US"/>
                              </w:rPr>
                              <w:t>Global_Sales</w:t>
                            </w:r>
                            <w:proofErr w:type="spellEnd"/>
                            <w:r w:rsidRPr="0099526D">
                              <w:rPr>
                                <w:rStyle w:val="HTMLCode"/>
                                <w:rFonts w:ascii="Lucida Console" w:eastAsia="Arial" w:hAnsi="Lucida Console"/>
                                <w:color w:val="333333"/>
                                <w:sz w:val="16"/>
                                <w:szCs w:val="16"/>
                                <w:lang w:val="en-US"/>
                              </w:rPr>
                              <w:t xml:space="preserve"> &gt;= 8 &amp; </w:t>
                            </w:r>
                            <w:proofErr w:type="spellStart"/>
                            <w:r w:rsidRPr="0099526D">
                              <w:rPr>
                                <w:rStyle w:val="HTMLCode"/>
                                <w:rFonts w:ascii="Lucida Console" w:eastAsia="Arial" w:hAnsi="Lucida Console"/>
                                <w:color w:val="333333"/>
                                <w:sz w:val="16"/>
                                <w:szCs w:val="16"/>
                                <w:lang w:val="en-US"/>
                              </w:rPr>
                              <w:t>Global_Sales</w:t>
                            </w:r>
                            <w:proofErr w:type="spellEnd"/>
                            <w:r w:rsidRPr="0099526D">
                              <w:rPr>
                                <w:rStyle w:val="HTMLCode"/>
                                <w:rFonts w:ascii="Lucida Console" w:eastAsia="Arial" w:hAnsi="Lucida Console"/>
                                <w:color w:val="333333"/>
                                <w:sz w:val="16"/>
                                <w:szCs w:val="16"/>
                                <w:lang w:val="en-US"/>
                              </w:rPr>
                              <w:t xml:space="preserve"> &lt;= 40.5) %&gt;%</w:t>
                            </w:r>
                          </w:p>
                          <w:p w14:paraId="3F52519A" w14:textId="77777777" w:rsidR="00497EA2" w:rsidRPr="0099526D" w:rsidRDefault="00497EA2" w:rsidP="0099526D">
                            <w:pPr>
                              <w:rPr>
                                <w:rStyle w:val="HTMLCode"/>
                                <w:rFonts w:ascii="Lucida Console" w:eastAsia="Arial" w:hAnsi="Lucida Console"/>
                                <w:color w:val="333333"/>
                                <w:sz w:val="16"/>
                                <w:szCs w:val="16"/>
                                <w:lang w:val="en-US"/>
                              </w:rPr>
                            </w:pPr>
                          </w:p>
                          <w:p w14:paraId="3BC120DB"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proofErr w:type="gramStart"/>
                            <w:r w:rsidRPr="0099526D">
                              <w:rPr>
                                <w:rStyle w:val="HTMLCode"/>
                                <w:rFonts w:ascii="Lucida Console" w:eastAsia="Arial" w:hAnsi="Lucida Console"/>
                                <w:color w:val="333333"/>
                                <w:sz w:val="16"/>
                                <w:szCs w:val="16"/>
                                <w:lang w:val="en-US"/>
                              </w:rPr>
                              <w:t>ggplot</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w:t>
                            </w:r>
                          </w:p>
                          <w:p w14:paraId="7B1640C1"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proofErr w:type="gramStart"/>
                            <w:r w:rsidRPr="0099526D">
                              <w:rPr>
                                <w:rStyle w:val="HTMLCode"/>
                                <w:rFonts w:ascii="Lucida Console" w:eastAsia="Arial" w:hAnsi="Lucida Console"/>
                                <w:color w:val="333333"/>
                                <w:sz w:val="16"/>
                                <w:szCs w:val="16"/>
                                <w:lang w:val="en-US"/>
                              </w:rPr>
                              <w:t>aes</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xml:space="preserve">x = Platform, fill = Publisher, weight = </w:t>
                            </w:r>
                            <w:proofErr w:type="spellStart"/>
                            <w:r w:rsidRPr="0099526D">
                              <w:rPr>
                                <w:rStyle w:val="HTMLCode"/>
                                <w:rFonts w:ascii="Lucida Console" w:eastAsia="Arial" w:hAnsi="Lucida Console"/>
                                <w:color w:val="333333"/>
                                <w:sz w:val="16"/>
                                <w:szCs w:val="16"/>
                                <w:lang w:val="en-US"/>
                              </w:rPr>
                              <w:t>Global_Sales</w:t>
                            </w:r>
                            <w:proofErr w:type="spellEnd"/>
                            <w:r w:rsidRPr="0099526D">
                              <w:rPr>
                                <w:rStyle w:val="HTMLCode"/>
                                <w:rFonts w:ascii="Lucida Console" w:eastAsia="Arial" w:hAnsi="Lucida Console"/>
                                <w:color w:val="333333"/>
                                <w:sz w:val="16"/>
                                <w:szCs w:val="16"/>
                                <w:lang w:val="en-US"/>
                              </w:rPr>
                              <w:t>) +</w:t>
                            </w:r>
                          </w:p>
                          <w:p w14:paraId="1FBF2C18"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r w:rsidRPr="0099526D">
                              <w:rPr>
                                <w:rStyle w:val="HTMLCode"/>
                                <w:rFonts w:ascii="Lucida Console" w:eastAsia="Arial" w:hAnsi="Lucida Console"/>
                                <w:color w:val="333333"/>
                                <w:sz w:val="16"/>
                                <w:szCs w:val="16"/>
                                <w:lang w:val="en-US"/>
                              </w:rPr>
                              <w:t>geom_</w:t>
                            </w:r>
                            <w:proofErr w:type="gramStart"/>
                            <w:r w:rsidRPr="0099526D">
                              <w:rPr>
                                <w:rStyle w:val="HTMLCode"/>
                                <w:rFonts w:ascii="Lucida Console" w:eastAsia="Arial" w:hAnsi="Lucida Console"/>
                                <w:color w:val="333333"/>
                                <w:sz w:val="16"/>
                                <w:szCs w:val="16"/>
                                <w:lang w:val="en-US"/>
                              </w:rPr>
                              <w:t>bar</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w:t>
                            </w:r>
                          </w:p>
                          <w:p w14:paraId="040B517D"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r w:rsidRPr="0099526D">
                              <w:rPr>
                                <w:rStyle w:val="HTMLCode"/>
                                <w:rFonts w:ascii="Lucida Console" w:eastAsia="Arial" w:hAnsi="Lucida Console"/>
                                <w:color w:val="333333"/>
                                <w:sz w:val="16"/>
                                <w:szCs w:val="16"/>
                                <w:lang w:val="en-US"/>
                              </w:rPr>
                              <w:t>scale_fill_</w:t>
                            </w:r>
                            <w:proofErr w:type="gramStart"/>
                            <w:r w:rsidRPr="0099526D">
                              <w:rPr>
                                <w:rStyle w:val="HTMLCode"/>
                                <w:rFonts w:ascii="Lucida Console" w:eastAsia="Arial" w:hAnsi="Lucida Console"/>
                                <w:color w:val="333333"/>
                                <w:sz w:val="16"/>
                                <w:szCs w:val="16"/>
                                <w:lang w:val="en-US"/>
                              </w:rPr>
                              <w:t>hue</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w:t>
                            </w:r>
                          </w:p>
                          <w:p w14:paraId="4141E7CD"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gramStart"/>
                            <w:r w:rsidRPr="0099526D">
                              <w:rPr>
                                <w:rStyle w:val="HTMLCode"/>
                                <w:rFonts w:ascii="Lucida Console" w:eastAsia="Arial" w:hAnsi="Lucida Console"/>
                                <w:color w:val="333333"/>
                                <w:sz w:val="16"/>
                                <w:szCs w:val="16"/>
                                <w:lang w:val="en-US"/>
                              </w:rPr>
                              <w:t>labs(</w:t>
                            </w:r>
                            <w:proofErr w:type="gramEnd"/>
                            <w:r w:rsidRPr="0099526D">
                              <w:rPr>
                                <w:rStyle w:val="HTMLCode"/>
                                <w:rFonts w:ascii="Lucida Console" w:eastAsia="Arial" w:hAnsi="Lucida Console"/>
                                <w:color w:val="333333"/>
                                <w:sz w:val="16"/>
                                <w:szCs w:val="16"/>
                                <w:lang w:val="en-US"/>
                              </w:rPr>
                              <w:t>y = "Global Sales", title = "Global Sales ", subtitle = "</w:t>
                            </w:r>
                            <w:proofErr w:type="spellStart"/>
                            <w:r w:rsidRPr="0099526D">
                              <w:rPr>
                                <w:rStyle w:val="HTMLCode"/>
                                <w:rFonts w:ascii="Lucida Console" w:eastAsia="Arial" w:hAnsi="Lucida Console"/>
                                <w:color w:val="333333"/>
                                <w:sz w:val="16"/>
                                <w:szCs w:val="16"/>
                                <w:lang w:val="en-US"/>
                              </w:rPr>
                              <w:t>Plaform</w:t>
                            </w:r>
                            <w:proofErr w:type="spellEnd"/>
                            <w:r w:rsidRPr="0099526D">
                              <w:rPr>
                                <w:rStyle w:val="HTMLCode"/>
                                <w:rFonts w:ascii="Lucida Console" w:eastAsia="Arial" w:hAnsi="Lucida Console"/>
                                <w:color w:val="333333"/>
                                <w:sz w:val="16"/>
                                <w:szCs w:val="16"/>
                                <w:lang w:val="en-US"/>
                              </w:rPr>
                              <w:t xml:space="preserve"> V Publisher") +</w:t>
                            </w:r>
                          </w:p>
                          <w:p w14:paraId="748A7FC7" w14:textId="18667094" w:rsidR="0099526D" w:rsidRDefault="0099526D" w:rsidP="0099526D">
                            <w:r w:rsidRPr="0099526D">
                              <w:rPr>
                                <w:rStyle w:val="HTMLCode"/>
                                <w:rFonts w:ascii="Lucida Console" w:eastAsia="Arial" w:hAnsi="Lucida Console"/>
                                <w:color w:val="333333"/>
                                <w:sz w:val="16"/>
                                <w:szCs w:val="16"/>
                                <w:lang w:val="en-US"/>
                              </w:rPr>
                              <w:t xml:space="preserve"> </w:t>
                            </w:r>
                            <w:proofErr w:type="spellStart"/>
                            <w:r w:rsidRPr="0099526D">
                              <w:rPr>
                                <w:rStyle w:val="HTMLCode"/>
                                <w:rFonts w:ascii="Lucida Console" w:eastAsia="Arial" w:hAnsi="Lucida Console"/>
                                <w:color w:val="333333"/>
                                <w:sz w:val="16"/>
                                <w:szCs w:val="16"/>
                                <w:lang w:val="en-US"/>
                              </w:rPr>
                              <w:t>theme_</w:t>
                            </w:r>
                            <w:proofErr w:type="gramStart"/>
                            <w:r w:rsidRPr="0099526D">
                              <w:rPr>
                                <w:rStyle w:val="HTMLCode"/>
                                <w:rFonts w:ascii="Lucida Console" w:eastAsia="Arial" w:hAnsi="Lucida Console"/>
                                <w:color w:val="333333"/>
                                <w:sz w:val="16"/>
                                <w:szCs w:val="16"/>
                                <w:lang w:val="en-US"/>
                              </w:rPr>
                              <w:t>minimal</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58A236" id="_x0000_t202" coordsize="21600,21600" o:spt="202" path="m,l,21600r21600,l21600,xe">
                <v:stroke joinstyle="miter"/>
                <v:path gradientshapeok="t" o:connecttype="rect"/>
              </v:shapetype>
              <v:shape id="Text Box 3" o:spid="_x0000_s1026" type="#_x0000_t202" style="position:absolute;margin-left:294.25pt;margin-top:17.35pt;width:213.5pt;height:139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" filled="f" stroked="f" strokeweight=".5pt">
                <v:textbox>
                  <w:txbxContent>
                    <w:p w14:paraId="0E65F72E"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VG %&gt;%</w:t>
                      </w:r>
                    </w:p>
                    <w:p w14:paraId="78C86B16" w14:textId="72083125" w:rsid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gramStart"/>
                      <w:r w:rsidRPr="0099526D">
                        <w:rPr>
                          <w:rStyle w:val="HTMLCode"/>
                          <w:rFonts w:ascii="Lucida Console" w:eastAsia="Arial" w:hAnsi="Lucida Console"/>
                          <w:color w:val="333333"/>
                          <w:sz w:val="16"/>
                          <w:szCs w:val="16"/>
                          <w:lang w:val="en-US"/>
                        </w:rPr>
                        <w:t>filter(</w:t>
                      </w:r>
                      <w:proofErr w:type="spellStart"/>
                      <w:proofErr w:type="gramEnd"/>
                      <w:r w:rsidRPr="0099526D">
                        <w:rPr>
                          <w:rStyle w:val="HTMLCode"/>
                          <w:rFonts w:ascii="Lucida Console" w:eastAsia="Arial" w:hAnsi="Lucida Console"/>
                          <w:color w:val="333333"/>
                          <w:sz w:val="16"/>
                          <w:szCs w:val="16"/>
                          <w:lang w:val="en-US"/>
                        </w:rPr>
                        <w:t>Global_Sales</w:t>
                      </w:r>
                      <w:proofErr w:type="spellEnd"/>
                      <w:r w:rsidRPr="0099526D">
                        <w:rPr>
                          <w:rStyle w:val="HTMLCode"/>
                          <w:rFonts w:ascii="Lucida Console" w:eastAsia="Arial" w:hAnsi="Lucida Console"/>
                          <w:color w:val="333333"/>
                          <w:sz w:val="16"/>
                          <w:szCs w:val="16"/>
                          <w:lang w:val="en-US"/>
                        </w:rPr>
                        <w:t xml:space="preserve"> &gt;= 8 &amp; </w:t>
                      </w:r>
                      <w:proofErr w:type="spellStart"/>
                      <w:r w:rsidRPr="0099526D">
                        <w:rPr>
                          <w:rStyle w:val="HTMLCode"/>
                          <w:rFonts w:ascii="Lucida Console" w:eastAsia="Arial" w:hAnsi="Lucida Console"/>
                          <w:color w:val="333333"/>
                          <w:sz w:val="16"/>
                          <w:szCs w:val="16"/>
                          <w:lang w:val="en-US"/>
                        </w:rPr>
                        <w:t>Global_Sales</w:t>
                      </w:r>
                      <w:proofErr w:type="spellEnd"/>
                      <w:r w:rsidRPr="0099526D">
                        <w:rPr>
                          <w:rStyle w:val="HTMLCode"/>
                          <w:rFonts w:ascii="Lucida Console" w:eastAsia="Arial" w:hAnsi="Lucida Console"/>
                          <w:color w:val="333333"/>
                          <w:sz w:val="16"/>
                          <w:szCs w:val="16"/>
                          <w:lang w:val="en-US"/>
                        </w:rPr>
                        <w:t xml:space="preserve"> &lt;= 40.5) %&gt;%</w:t>
                      </w:r>
                    </w:p>
                    <w:p w14:paraId="3F52519A" w14:textId="77777777" w:rsidR="00497EA2" w:rsidRPr="0099526D" w:rsidRDefault="00497EA2" w:rsidP="0099526D">
                      <w:pPr>
                        <w:rPr>
                          <w:rStyle w:val="HTMLCode"/>
                          <w:rFonts w:ascii="Lucida Console" w:eastAsia="Arial" w:hAnsi="Lucida Console"/>
                          <w:color w:val="333333"/>
                          <w:sz w:val="16"/>
                          <w:szCs w:val="16"/>
                          <w:lang w:val="en-US"/>
                        </w:rPr>
                      </w:pPr>
                    </w:p>
                    <w:p w14:paraId="3BC120DB"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proofErr w:type="gramStart"/>
                      <w:r w:rsidRPr="0099526D">
                        <w:rPr>
                          <w:rStyle w:val="HTMLCode"/>
                          <w:rFonts w:ascii="Lucida Console" w:eastAsia="Arial" w:hAnsi="Lucida Console"/>
                          <w:color w:val="333333"/>
                          <w:sz w:val="16"/>
                          <w:szCs w:val="16"/>
                          <w:lang w:val="en-US"/>
                        </w:rPr>
                        <w:t>ggplot</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w:t>
                      </w:r>
                    </w:p>
                    <w:p w14:paraId="7B1640C1"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proofErr w:type="gramStart"/>
                      <w:r w:rsidRPr="0099526D">
                        <w:rPr>
                          <w:rStyle w:val="HTMLCode"/>
                          <w:rFonts w:ascii="Lucida Console" w:eastAsia="Arial" w:hAnsi="Lucida Console"/>
                          <w:color w:val="333333"/>
                          <w:sz w:val="16"/>
                          <w:szCs w:val="16"/>
                          <w:lang w:val="en-US"/>
                        </w:rPr>
                        <w:t>aes</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xml:space="preserve">x = Platform, fill = Publisher, weight = </w:t>
                      </w:r>
                      <w:proofErr w:type="spellStart"/>
                      <w:r w:rsidRPr="0099526D">
                        <w:rPr>
                          <w:rStyle w:val="HTMLCode"/>
                          <w:rFonts w:ascii="Lucida Console" w:eastAsia="Arial" w:hAnsi="Lucida Console"/>
                          <w:color w:val="333333"/>
                          <w:sz w:val="16"/>
                          <w:szCs w:val="16"/>
                          <w:lang w:val="en-US"/>
                        </w:rPr>
                        <w:t>Global_Sales</w:t>
                      </w:r>
                      <w:proofErr w:type="spellEnd"/>
                      <w:r w:rsidRPr="0099526D">
                        <w:rPr>
                          <w:rStyle w:val="HTMLCode"/>
                          <w:rFonts w:ascii="Lucida Console" w:eastAsia="Arial" w:hAnsi="Lucida Console"/>
                          <w:color w:val="333333"/>
                          <w:sz w:val="16"/>
                          <w:szCs w:val="16"/>
                          <w:lang w:val="en-US"/>
                        </w:rPr>
                        <w:t>) +</w:t>
                      </w:r>
                    </w:p>
                    <w:p w14:paraId="1FBF2C18"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r w:rsidRPr="0099526D">
                        <w:rPr>
                          <w:rStyle w:val="HTMLCode"/>
                          <w:rFonts w:ascii="Lucida Console" w:eastAsia="Arial" w:hAnsi="Lucida Console"/>
                          <w:color w:val="333333"/>
                          <w:sz w:val="16"/>
                          <w:szCs w:val="16"/>
                          <w:lang w:val="en-US"/>
                        </w:rPr>
                        <w:t>geom_</w:t>
                      </w:r>
                      <w:proofErr w:type="gramStart"/>
                      <w:r w:rsidRPr="0099526D">
                        <w:rPr>
                          <w:rStyle w:val="HTMLCode"/>
                          <w:rFonts w:ascii="Lucida Console" w:eastAsia="Arial" w:hAnsi="Lucida Console"/>
                          <w:color w:val="333333"/>
                          <w:sz w:val="16"/>
                          <w:szCs w:val="16"/>
                          <w:lang w:val="en-US"/>
                        </w:rPr>
                        <w:t>bar</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w:t>
                      </w:r>
                    </w:p>
                    <w:p w14:paraId="040B517D"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spellStart"/>
                      <w:r w:rsidRPr="0099526D">
                        <w:rPr>
                          <w:rStyle w:val="HTMLCode"/>
                          <w:rFonts w:ascii="Lucida Console" w:eastAsia="Arial" w:hAnsi="Lucida Console"/>
                          <w:color w:val="333333"/>
                          <w:sz w:val="16"/>
                          <w:szCs w:val="16"/>
                          <w:lang w:val="en-US"/>
                        </w:rPr>
                        <w:t>scale_fill_</w:t>
                      </w:r>
                      <w:proofErr w:type="gramStart"/>
                      <w:r w:rsidRPr="0099526D">
                        <w:rPr>
                          <w:rStyle w:val="HTMLCode"/>
                          <w:rFonts w:ascii="Lucida Console" w:eastAsia="Arial" w:hAnsi="Lucida Console"/>
                          <w:color w:val="333333"/>
                          <w:sz w:val="16"/>
                          <w:szCs w:val="16"/>
                          <w:lang w:val="en-US"/>
                        </w:rPr>
                        <w:t>hue</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 +</w:t>
                      </w:r>
                    </w:p>
                    <w:p w14:paraId="4141E7CD" w14:textId="77777777" w:rsidR="0099526D" w:rsidRPr="0099526D" w:rsidRDefault="0099526D" w:rsidP="0099526D">
                      <w:pPr>
                        <w:rPr>
                          <w:rStyle w:val="HTMLCode"/>
                          <w:rFonts w:ascii="Lucida Console" w:eastAsia="Arial" w:hAnsi="Lucida Console"/>
                          <w:color w:val="333333"/>
                          <w:sz w:val="16"/>
                          <w:szCs w:val="16"/>
                          <w:lang w:val="en-US"/>
                        </w:rPr>
                      </w:pPr>
                      <w:r w:rsidRPr="0099526D">
                        <w:rPr>
                          <w:rStyle w:val="HTMLCode"/>
                          <w:rFonts w:ascii="Lucida Console" w:eastAsia="Arial" w:hAnsi="Lucida Console"/>
                          <w:color w:val="333333"/>
                          <w:sz w:val="16"/>
                          <w:szCs w:val="16"/>
                          <w:lang w:val="en-US"/>
                        </w:rPr>
                        <w:t xml:space="preserve"> </w:t>
                      </w:r>
                      <w:proofErr w:type="gramStart"/>
                      <w:r w:rsidRPr="0099526D">
                        <w:rPr>
                          <w:rStyle w:val="HTMLCode"/>
                          <w:rFonts w:ascii="Lucida Console" w:eastAsia="Arial" w:hAnsi="Lucida Console"/>
                          <w:color w:val="333333"/>
                          <w:sz w:val="16"/>
                          <w:szCs w:val="16"/>
                          <w:lang w:val="en-US"/>
                        </w:rPr>
                        <w:t>labs(</w:t>
                      </w:r>
                      <w:proofErr w:type="gramEnd"/>
                      <w:r w:rsidRPr="0099526D">
                        <w:rPr>
                          <w:rStyle w:val="HTMLCode"/>
                          <w:rFonts w:ascii="Lucida Console" w:eastAsia="Arial" w:hAnsi="Lucida Console"/>
                          <w:color w:val="333333"/>
                          <w:sz w:val="16"/>
                          <w:szCs w:val="16"/>
                          <w:lang w:val="en-US"/>
                        </w:rPr>
                        <w:t>y = "Global Sales", title = "Global Sales ", subtitle = "</w:t>
                      </w:r>
                      <w:proofErr w:type="spellStart"/>
                      <w:r w:rsidRPr="0099526D">
                        <w:rPr>
                          <w:rStyle w:val="HTMLCode"/>
                          <w:rFonts w:ascii="Lucida Console" w:eastAsia="Arial" w:hAnsi="Lucida Console"/>
                          <w:color w:val="333333"/>
                          <w:sz w:val="16"/>
                          <w:szCs w:val="16"/>
                          <w:lang w:val="en-US"/>
                        </w:rPr>
                        <w:t>Plaform</w:t>
                      </w:r>
                      <w:proofErr w:type="spellEnd"/>
                      <w:r w:rsidRPr="0099526D">
                        <w:rPr>
                          <w:rStyle w:val="HTMLCode"/>
                          <w:rFonts w:ascii="Lucida Console" w:eastAsia="Arial" w:hAnsi="Lucida Console"/>
                          <w:color w:val="333333"/>
                          <w:sz w:val="16"/>
                          <w:szCs w:val="16"/>
                          <w:lang w:val="en-US"/>
                        </w:rPr>
                        <w:t xml:space="preserve"> V Publisher") +</w:t>
                      </w:r>
                    </w:p>
                    <w:p w14:paraId="748A7FC7" w14:textId="18667094" w:rsidR="0099526D" w:rsidRDefault="0099526D" w:rsidP="0099526D">
                      <w:r w:rsidRPr="0099526D">
                        <w:rPr>
                          <w:rStyle w:val="HTMLCode"/>
                          <w:rFonts w:ascii="Lucida Console" w:eastAsia="Arial" w:hAnsi="Lucida Console"/>
                          <w:color w:val="333333"/>
                          <w:sz w:val="16"/>
                          <w:szCs w:val="16"/>
                          <w:lang w:val="en-US"/>
                        </w:rPr>
                        <w:t xml:space="preserve"> </w:t>
                      </w:r>
                      <w:proofErr w:type="spellStart"/>
                      <w:r w:rsidRPr="0099526D">
                        <w:rPr>
                          <w:rStyle w:val="HTMLCode"/>
                          <w:rFonts w:ascii="Lucida Console" w:eastAsia="Arial" w:hAnsi="Lucida Console"/>
                          <w:color w:val="333333"/>
                          <w:sz w:val="16"/>
                          <w:szCs w:val="16"/>
                          <w:lang w:val="en-US"/>
                        </w:rPr>
                        <w:t>theme_</w:t>
                      </w:r>
                      <w:proofErr w:type="gramStart"/>
                      <w:r w:rsidRPr="0099526D">
                        <w:rPr>
                          <w:rStyle w:val="HTMLCode"/>
                          <w:rFonts w:ascii="Lucida Console" w:eastAsia="Arial" w:hAnsi="Lucida Console"/>
                          <w:color w:val="333333"/>
                          <w:sz w:val="16"/>
                          <w:szCs w:val="16"/>
                          <w:lang w:val="en-US"/>
                        </w:rPr>
                        <w:t>minimal</w:t>
                      </w:r>
                      <w:proofErr w:type="spellEnd"/>
                      <w:r w:rsidRPr="0099526D">
                        <w:rPr>
                          <w:rStyle w:val="HTMLCode"/>
                          <w:rFonts w:ascii="Lucida Console" w:eastAsia="Arial" w:hAnsi="Lucida Console"/>
                          <w:color w:val="333333"/>
                          <w:sz w:val="16"/>
                          <w:szCs w:val="16"/>
                          <w:lang w:val="en-US"/>
                        </w:rPr>
                        <w:t>(</w:t>
                      </w:r>
                      <w:proofErr w:type="gramEnd"/>
                      <w:r w:rsidRPr="0099526D">
                        <w:rPr>
                          <w:rStyle w:val="HTMLCode"/>
                          <w:rFonts w:ascii="Lucida Console" w:eastAsia="Arial" w:hAnsi="Lucida Console"/>
                          <w:color w:val="333333"/>
                          <w:sz w:val="16"/>
                          <w:szCs w:val="16"/>
                          <w:lang w:val="en-US"/>
                        </w:rPr>
                        <w:t>)</w:t>
                      </w:r>
                    </w:p>
                  </w:txbxContent>
                </v:textbox>
              </v:shape>
            </w:pict>
          </mc:Fallback>
        </mc:AlternateContent>
      </w:r>
      <w:r w:rsidR="00167713">
        <w:rPr>
          <w:noProof/>
        </w:rPr>
        <w:drawing>
          <wp:inline distT="0" distB="0" distL="0" distR="0" wp14:anchorId="37CB9A1E" wp14:editId="077A7D08">
            <wp:extent cx="3566160" cy="2377440"/>
            <wp:effectExtent l="0" t="0" r="0" b="3810"/>
            <wp:docPr id="174837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8897" cy="2385931"/>
                    </a:xfrm>
                    <a:prstGeom prst="rect">
                      <a:avLst/>
                    </a:prstGeom>
                  </pic:spPr>
                </pic:pic>
              </a:graphicData>
            </a:graphic>
          </wp:inline>
        </w:drawing>
      </w:r>
    </w:p>
    <w:p w14:paraId="31C69151" w14:textId="7074071A" w:rsidR="00167713" w:rsidRDefault="00167713" w:rsidP="00167713">
      <w:pPr>
        <w:pStyle w:val="Caption"/>
      </w:pPr>
      <w:r>
        <w:t xml:space="preserve">Figure </w:t>
      </w:r>
      <w:r>
        <w:fldChar w:fldCharType="begin"/>
      </w:r>
      <w:r>
        <w:instrText xml:space="preserve"> SEQ Figure \* ARABIC </w:instrText>
      </w:r>
      <w:r>
        <w:fldChar w:fldCharType="separate"/>
      </w:r>
      <w:r w:rsidR="001D79B2">
        <w:rPr>
          <w:noProof/>
        </w:rPr>
        <w:t>1</w:t>
      </w:r>
      <w:r>
        <w:fldChar w:fldCharType="end"/>
      </w:r>
      <w:r>
        <w:t>: Publisher and Platform performance</w:t>
      </w:r>
    </w:p>
    <w:p w14:paraId="6FA5D07A" w14:textId="27802802" w:rsidR="00497EA2" w:rsidRDefault="00F24276" w:rsidP="003A4AC4">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12AD5">
        <w:rPr>
          <w:rFonts w:ascii="Times New Roman" w:hAnsi="Times New Roman" w:cs="Times New Roman"/>
          <w:sz w:val="24"/>
          <w:szCs w:val="24"/>
        </w:rPr>
        <w:tab/>
      </w:r>
      <w:r w:rsidR="00497EA2">
        <w:rPr>
          <w:rFonts w:ascii="Times New Roman" w:hAnsi="Times New Roman" w:cs="Times New Roman"/>
          <w:sz w:val="24"/>
          <w:szCs w:val="24"/>
        </w:rPr>
        <w:t xml:space="preserve">To better understand Platform’s sales, standard deviation was used to get a better understanding of how wide the data is spread. Currently, the </w:t>
      </w:r>
      <w:proofErr w:type="spellStart"/>
      <w:r w:rsidR="00497EA2">
        <w:rPr>
          <w:rFonts w:ascii="Times New Roman" w:hAnsi="Times New Roman" w:cs="Times New Roman"/>
          <w:sz w:val="24"/>
          <w:szCs w:val="24"/>
        </w:rPr>
        <w:t>sd</w:t>
      </w:r>
      <w:proofErr w:type="spellEnd"/>
      <w:r w:rsidR="00497EA2">
        <w:rPr>
          <w:rFonts w:ascii="Times New Roman" w:hAnsi="Times New Roman" w:cs="Times New Roman"/>
          <w:sz w:val="24"/>
          <w:szCs w:val="24"/>
        </w:rPr>
        <w:t xml:space="preserve"> for North America takes the top spot with the largest spread at 175.28. Europe and Japans </w:t>
      </w:r>
      <w:proofErr w:type="spellStart"/>
      <w:r w:rsidR="00497EA2">
        <w:rPr>
          <w:rFonts w:ascii="Times New Roman" w:hAnsi="Times New Roman" w:cs="Times New Roman"/>
          <w:sz w:val="24"/>
          <w:szCs w:val="24"/>
        </w:rPr>
        <w:t>sd</w:t>
      </w:r>
      <w:proofErr w:type="spellEnd"/>
      <w:r w:rsidR="00497EA2">
        <w:rPr>
          <w:rFonts w:ascii="Times New Roman" w:hAnsi="Times New Roman" w:cs="Times New Roman"/>
          <w:sz w:val="24"/>
          <w:szCs w:val="24"/>
        </w:rPr>
        <w:t xml:space="preserve"> are placed second and third respectively with an overall </w:t>
      </w:r>
      <w:proofErr w:type="spellStart"/>
      <w:r w:rsidR="00497EA2">
        <w:rPr>
          <w:rFonts w:ascii="Times New Roman" w:hAnsi="Times New Roman" w:cs="Times New Roman"/>
          <w:sz w:val="24"/>
          <w:szCs w:val="24"/>
        </w:rPr>
        <w:t>sd</w:t>
      </w:r>
      <w:proofErr w:type="spellEnd"/>
      <w:r w:rsidR="00497EA2">
        <w:rPr>
          <w:rFonts w:ascii="Times New Roman" w:hAnsi="Times New Roman" w:cs="Times New Roman"/>
          <w:sz w:val="24"/>
          <w:szCs w:val="24"/>
        </w:rPr>
        <w:t xml:space="preserve"> of 104.52 and </w:t>
      </w:r>
      <w:proofErr w:type="gramStart"/>
      <w:r w:rsidR="00497EA2">
        <w:rPr>
          <w:rFonts w:ascii="Times New Roman" w:hAnsi="Times New Roman" w:cs="Times New Roman"/>
          <w:sz w:val="24"/>
          <w:szCs w:val="24"/>
        </w:rPr>
        <w:t>51.28</w:t>
      </w:r>
      <w:proofErr w:type="gramEnd"/>
      <w:r w:rsidR="00497EA2">
        <w:rPr>
          <w:rFonts w:ascii="Times New Roman" w:hAnsi="Times New Roman" w:cs="Times New Roman"/>
          <w:sz w:val="24"/>
          <w:szCs w:val="24"/>
        </w:rPr>
        <w:t xml:space="preserve"> respectively. To better understand how the sales of Platform specifically relate to the global sales, linear modeling was implemented</w:t>
      </w:r>
      <w:r w:rsidR="00676B47">
        <w:rPr>
          <w:rFonts w:ascii="Times New Roman" w:hAnsi="Times New Roman" w:cs="Times New Roman"/>
          <w:sz w:val="24"/>
          <w:szCs w:val="24"/>
        </w:rPr>
        <w:t xml:space="preserve"> and created for each of the individual markets.</w:t>
      </w:r>
    </w:p>
    <w:p w14:paraId="5392FDEB" w14:textId="6B925ABC" w:rsidR="00676B47" w:rsidRDefault="00676B47" w:rsidP="003A4AC4">
      <w:pPr>
        <w:spacing w:line="480" w:lineRule="auto"/>
        <w:rPr>
          <w:rFonts w:ascii="Times New Roman" w:hAnsi="Times New Roman" w:cs="Times New Roman"/>
          <w:sz w:val="24"/>
          <w:szCs w:val="24"/>
        </w:rPr>
      </w:pPr>
      <w:r>
        <w:rPr>
          <w:rFonts w:ascii="Times New Roman" w:hAnsi="Times New Roman" w:cs="Times New Roman"/>
          <w:sz w:val="24"/>
          <w:szCs w:val="24"/>
        </w:rPr>
        <w:tab/>
        <w:t>North America (</w:t>
      </w:r>
      <w:r w:rsidRPr="00676B47">
        <w:rPr>
          <w:rFonts w:ascii="Lucida Console" w:hAnsi="Lucida Console" w:cs="Times New Roman"/>
          <w:sz w:val="18"/>
          <w:szCs w:val="18"/>
        </w:rPr>
        <w:t xml:space="preserve">P1 &lt;- </w:t>
      </w:r>
      <w:proofErr w:type="spellStart"/>
      <w:proofErr w:type="gramStart"/>
      <w:r w:rsidRPr="00676B47">
        <w:rPr>
          <w:rFonts w:ascii="Lucida Console" w:hAnsi="Lucida Console" w:cs="Times New Roman"/>
          <w:sz w:val="18"/>
          <w:szCs w:val="18"/>
        </w:rPr>
        <w:t>lm</w:t>
      </w:r>
      <w:proofErr w:type="spellEnd"/>
      <w:r w:rsidRPr="00676B47">
        <w:rPr>
          <w:rFonts w:ascii="Lucida Console" w:hAnsi="Lucida Console" w:cs="Times New Roman"/>
          <w:sz w:val="18"/>
          <w:szCs w:val="18"/>
        </w:rPr>
        <w:t>(</w:t>
      </w:r>
      <w:proofErr w:type="gramEnd"/>
      <w:r w:rsidRPr="00676B47">
        <w:rPr>
          <w:rFonts w:ascii="Lucida Console" w:hAnsi="Lucida Console" w:cs="Times New Roman"/>
          <w:sz w:val="18"/>
          <w:szCs w:val="18"/>
        </w:rPr>
        <w:t xml:space="preserve">formula = </w:t>
      </w:r>
      <w:proofErr w:type="spellStart"/>
      <w:r w:rsidRPr="00676B47">
        <w:rPr>
          <w:rFonts w:ascii="Lucida Console" w:hAnsi="Lucida Console" w:cs="Times New Roman"/>
          <w:sz w:val="18"/>
          <w:szCs w:val="18"/>
        </w:rPr>
        <w:t>NA.Sales</w:t>
      </w:r>
      <w:proofErr w:type="spellEnd"/>
      <w:r w:rsidRPr="00676B47">
        <w:rPr>
          <w:rFonts w:ascii="Lucida Console" w:hAnsi="Lucida Console" w:cs="Times New Roman"/>
          <w:sz w:val="18"/>
          <w:szCs w:val="18"/>
        </w:rPr>
        <w:t xml:space="preserve"> ~ </w:t>
      </w:r>
      <w:proofErr w:type="spellStart"/>
      <w:r w:rsidRPr="00676B47">
        <w:rPr>
          <w:rFonts w:ascii="Lucida Console" w:hAnsi="Lucida Console" w:cs="Times New Roman"/>
          <w:sz w:val="18"/>
          <w:szCs w:val="18"/>
        </w:rPr>
        <w:t>Global.Sales</w:t>
      </w:r>
      <w:proofErr w:type="spellEnd"/>
      <w:r w:rsidRPr="00676B47">
        <w:rPr>
          <w:rFonts w:ascii="Lucida Console" w:hAnsi="Lucida Console" w:cs="Times New Roman"/>
          <w:sz w:val="18"/>
          <w:szCs w:val="18"/>
        </w:rPr>
        <w:t>, data=</w:t>
      </w:r>
      <w:proofErr w:type="spellStart"/>
      <w:r w:rsidRPr="00676B47">
        <w:rPr>
          <w:rFonts w:ascii="Lucida Console" w:hAnsi="Lucida Console" w:cs="Times New Roman"/>
          <w:sz w:val="18"/>
          <w:szCs w:val="18"/>
        </w:rPr>
        <w:t>Platallup</w:t>
      </w:r>
      <w:proofErr w:type="spellEnd"/>
      <w:r w:rsidRPr="00676B47">
        <w:rPr>
          <w:rFonts w:ascii="Times New Roman" w:hAnsi="Times New Roman" w:cs="Times New Roman"/>
          <w:sz w:val="24"/>
          <w:szCs w:val="24"/>
        </w:rPr>
        <w:t>)</w:t>
      </w:r>
      <w:r>
        <w:rPr>
          <w:rFonts w:ascii="Times New Roman" w:hAnsi="Times New Roman" w:cs="Times New Roman"/>
          <w:sz w:val="24"/>
          <w:szCs w:val="24"/>
        </w:rPr>
        <w:t xml:space="preserve">, had the lowest p-value, with a rather statistically significant out at 2.2e-16. The Adjusted R-Squared output also showed great statistical significance at 98.17%. Based on the output, North </w:t>
      </w:r>
      <w:r>
        <w:rPr>
          <w:rFonts w:ascii="Times New Roman" w:hAnsi="Times New Roman" w:cs="Times New Roman"/>
          <w:sz w:val="24"/>
          <w:szCs w:val="24"/>
        </w:rPr>
        <w:lastRenderedPageBreak/>
        <w:t>America’s sales have the greatest influence on Global Sales. We can infer, that if North America has a successful year within the video game industry, then globally, we can expect the impact to correlate.  Slightly lower than North America is the European and Japanese sales of Publisher. With an Adjusted R-Squared of 96.29% and 91.19% respectively.</w:t>
      </w:r>
    </w:p>
    <w:p w14:paraId="68AFBE0E" w14:textId="125A519D" w:rsidR="00676B47" w:rsidRDefault="000A2343" w:rsidP="003A4AC4">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2DF9AE42" wp14:editId="6E234E83">
                <wp:simplePos x="0" y="0"/>
                <wp:positionH relativeFrom="column">
                  <wp:posOffset>4595854</wp:posOffset>
                </wp:positionH>
                <wp:positionV relativeFrom="paragraph">
                  <wp:posOffset>1747962</wp:posOffset>
                </wp:positionV>
                <wp:extent cx="1948069" cy="275115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948069" cy="2751151"/>
                        </a:xfrm>
                        <a:prstGeom prst="rect">
                          <a:avLst/>
                        </a:prstGeom>
                        <a:noFill/>
                        <a:ln w="6350">
                          <a:noFill/>
                        </a:ln>
                      </wps:spPr>
                      <wps:txbx>
                        <w:txbxContent>
                          <w:p w14:paraId="4738A288"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VG %&gt;%</w:t>
                            </w:r>
                          </w:p>
                          <w:p w14:paraId="62C0079B"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gramStart"/>
                            <w:r w:rsidRPr="000A2343">
                              <w:rPr>
                                <w:rFonts w:ascii="Lucida Console" w:hAnsi="Lucida Console"/>
                                <w:sz w:val="20"/>
                                <w:szCs w:val="20"/>
                              </w:rPr>
                              <w:t>filter(</w:t>
                            </w:r>
                            <w:proofErr w:type="spellStart"/>
                            <w:proofErr w:type="gramEnd"/>
                            <w:r w:rsidRPr="000A2343">
                              <w:rPr>
                                <w:rFonts w:ascii="Lucida Console" w:hAnsi="Lucida Console"/>
                                <w:sz w:val="20"/>
                                <w:szCs w:val="20"/>
                              </w:rPr>
                              <w:t>Global_Sales</w:t>
                            </w:r>
                            <w:proofErr w:type="spellEnd"/>
                            <w:r w:rsidRPr="000A2343">
                              <w:rPr>
                                <w:rFonts w:ascii="Lucida Console" w:hAnsi="Lucida Console"/>
                                <w:sz w:val="20"/>
                                <w:szCs w:val="20"/>
                              </w:rPr>
                              <w:t xml:space="preserve"> &gt;= 9 &amp; </w:t>
                            </w:r>
                            <w:proofErr w:type="spellStart"/>
                            <w:r w:rsidRPr="000A2343">
                              <w:rPr>
                                <w:rFonts w:ascii="Lucida Console" w:hAnsi="Lucida Console"/>
                                <w:sz w:val="20"/>
                                <w:szCs w:val="20"/>
                              </w:rPr>
                              <w:t>Global_Sales</w:t>
                            </w:r>
                            <w:proofErr w:type="spellEnd"/>
                            <w:r w:rsidRPr="000A2343">
                              <w:rPr>
                                <w:rFonts w:ascii="Lucida Console" w:hAnsi="Lucida Console"/>
                                <w:sz w:val="20"/>
                                <w:szCs w:val="20"/>
                              </w:rPr>
                              <w:t xml:space="preserve"> &lt;= 40.5) %&gt;%</w:t>
                            </w:r>
                          </w:p>
                          <w:p w14:paraId="7BF0BB18"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proofErr w:type="gramStart"/>
                            <w:r w:rsidRPr="000A2343">
                              <w:rPr>
                                <w:rFonts w:ascii="Lucida Console" w:hAnsi="Lucida Console"/>
                                <w:sz w:val="20"/>
                                <w:szCs w:val="20"/>
                              </w:rPr>
                              <w:t>ggplot</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5D46763D"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proofErr w:type="gramStart"/>
                            <w:r w:rsidRPr="000A2343">
                              <w:rPr>
                                <w:rFonts w:ascii="Lucida Console" w:hAnsi="Lucida Console"/>
                                <w:sz w:val="20"/>
                                <w:szCs w:val="20"/>
                              </w:rPr>
                              <w:t>aes</w:t>
                            </w:r>
                            <w:proofErr w:type="spellEnd"/>
                            <w:r w:rsidRPr="000A2343">
                              <w:rPr>
                                <w:rFonts w:ascii="Lucida Console" w:hAnsi="Lucida Console"/>
                                <w:sz w:val="20"/>
                                <w:szCs w:val="20"/>
                              </w:rPr>
                              <w:t>(</w:t>
                            </w:r>
                            <w:proofErr w:type="gramEnd"/>
                            <w:r w:rsidRPr="000A2343">
                              <w:rPr>
                                <w:rFonts w:ascii="Lucida Console" w:hAnsi="Lucida Console"/>
                                <w:sz w:val="20"/>
                                <w:szCs w:val="20"/>
                              </w:rPr>
                              <w:t xml:space="preserve">x = Publisher, fill = Platform, weight = </w:t>
                            </w:r>
                            <w:proofErr w:type="spellStart"/>
                            <w:r w:rsidRPr="000A2343">
                              <w:rPr>
                                <w:rFonts w:ascii="Lucida Console" w:hAnsi="Lucida Console"/>
                                <w:sz w:val="20"/>
                                <w:szCs w:val="20"/>
                              </w:rPr>
                              <w:t>Global_Sales</w:t>
                            </w:r>
                            <w:proofErr w:type="spellEnd"/>
                            <w:r w:rsidRPr="000A2343">
                              <w:rPr>
                                <w:rFonts w:ascii="Lucida Console" w:hAnsi="Lucida Console"/>
                                <w:sz w:val="20"/>
                                <w:szCs w:val="20"/>
                              </w:rPr>
                              <w:t>) +</w:t>
                            </w:r>
                          </w:p>
                          <w:p w14:paraId="7332D900"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geom_</w:t>
                            </w:r>
                            <w:proofErr w:type="gramStart"/>
                            <w:r w:rsidRPr="000A2343">
                              <w:rPr>
                                <w:rFonts w:ascii="Lucida Console" w:hAnsi="Lucida Console"/>
                                <w:sz w:val="20"/>
                                <w:szCs w:val="20"/>
                              </w:rPr>
                              <w:t>bar</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00BBC2D9"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scale_fill_</w:t>
                            </w:r>
                            <w:proofErr w:type="gramStart"/>
                            <w:r w:rsidRPr="000A2343">
                              <w:rPr>
                                <w:rFonts w:ascii="Lucida Console" w:hAnsi="Lucida Console"/>
                                <w:sz w:val="20"/>
                                <w:szCs w:val="20"/>
                              </w:rPr>
                              <w:t>hue</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3E2EBD66"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gramStart"/>
                            <w:r w:rsidRPr="000A2343">
                              <w:rPr>
                                <w:rFonts w:ascii="Lucida Console" w:hAnsi="Lucida Console"/>
                                <w:sz w:val="20"/>
                                <w:szCs w:val="20"/>
                              </w:rPr>
                              <w:t>labs(</w:t>
                            </w:r>
                            <w:proofErr w:type="gramEnd"/>
                            <w:r w:rsidRPr="000A2343">
                              <w:rPr>
                                <w:rFonts w:ascii="Lucida Console" w:hAnsi="Lucida Console"/>
                                <w:sz w:val="20"/>
                                <w:szCs w:val="20"/>
                              </w:rPr>
                              <w:t>y = "Global Sales") +</w:t>
                            </w:r>
                          </w:p>
                          <w:p w14:paraId="2224BF3C"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coord_</w:t>
                            </w:r>
                            <w:proofErr w:type="gramStart"/>
                            <w:r w:rsidRPr="000A2343">
                              <w:rPr>
                                <w:rFonts w:ascii="Lucida Console" w:hAnsi="Lucida Console"/>
                                <w:sz w:val="20"/>
                                <w:szCs w:val="20"/>
                              </w:rPr>
                              <w:t>flip</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76C9232E"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theme_</w:t>
                            </w:r>
                            <w:proofErr w:type="gramStart"/>
                            <w:r w:rsidRPr="000A2343">
                              <w:rPr>
                                <w:rFonts w:ascii="Lucida Console" w:hAnsi="Lucida Console"/>
                                <w:sz w:val="20"/>
                                <w:szCs w:val="20"/>
                              </w:rPr>
                              <w:t>minimal</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0E0303E4" w14:textId="1D57995E"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facet_wrap</w:t>
                            </w:r>
                            <w:proofErr w:type="spellEnd"/>
                            <w:r w:rsidRPr="000A2343">
                              <w:rPr>
                                <w:rFonts w:ascii="Lucida Console" w:hAnsi="Lucida Console"/>
                                <w:sz w:val="20"/>
                                <w:szCs w:val="20"/>
                              </w:rPr>
                              <w:t>(</w:t>
                            </w:r>
                            <w:proofErr w:type="gramStart"/>
                            <w:r w:rsidRPr="000A2343">
                              <w:rPr>
                                <w:rFonts w:ascii="Lucida Console" w:hAnsi="Lucida Console"/>
                                <w:sz w:val="20"/>
                                <w:szCs w:val="20"/>
                              </w:rPr>
                              <w:t>vars(</w:t>
                            </w:r>
                            <w:proofErr w:type="gramEnd"/>
                            <w:r w:rsidRPr="000A2343">
                              <w:rPr>
                                <w:rFonts w:ascii="Lucida Console" w:hAnsi="Lucida Console"/>
                                <w:sz w:val="20"/>
                                <w:szCs w:val="20"/>
                              </w:rPr>
                              <w:t>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9AE42" id="Text Box 20" o:spid="_x0000_s1027" type="#_x0000_t202" style="position:absolute;margin-left:361.9pt;margin-top:137.65pt;width:153.4pt;height:216.6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" filled="f" stroked="f" strokeweight=".5pt">
                <v:textbox>
                  <w:txbxContent>
                    <w:p w14:paraId="4738A288"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VG %&gt;%</w:t>
                      </w:r>
                    </w:p>
                    <w:p w14:paraId="62C0079B"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gramStart"/>
                      <w:r w:rsidRPr="000A2343">
                        <w:rPr>
                          <w:rFonts w:ascii="Lucida Console" w:hAnsi="Lucida Console"/>
                          <w:sz w:val="20"/>
                          <w:szCs w:val="20"/>
                        </w:rPr>
                        <w:t>filter(</w:t>
                      </w:r>
                      <w:proofErr w:type="spellStart"/>
                      <w:proofErr w:type="gramEnd"/>
                      <w:r w:rsidRPr="000A2343">
                        <w:rPr>
                          <w:rFonts w:ascii="Lucida Console" w:hAnsi="Lucida Console"/>
                          <w:sz w:val="20"/>
                          <w:szCs w:val="20"/>
                        </w:rPr>
                        <w:t>Global_Sales</w:t>
                      </w:r>
                      <w:proofErr w:type="spellEnd"/>
                      <w:r w:rsidRPr="000A2343">
                        <w:rPr>
                          <w:rFonts w:ascii="Lucida Console" w:hAnsi="Lucida Console"/>
                          <w:sz w:val="20"/>
                          <w:szCs w:val="20"/>
                        </w:rPr>
                        <w:t xml:space="preserve"> &gt;= 9 &amp; </w:t>
                      </w:r>
                      <w:proofErr w:type="spellStart"/>
                      <w:r w:rsidRPr="000A2343">
                        <w:rPr>
                          <w:rFonts w:ascii="Lucida Console" w:hAnsi="Lucida Console"/>
                          <w:sz w:val="20"/>
                          <w:szCs w:val="20"/>
                        </w:rPr>
                        <w:t>Global_Sales</w:t>
                      </w:r>
                      <w:proofErr w:type="spellEnd"/>
                      <w:r w:rsidRPr="000A2343">
                        <w:rPr>
                          <w:rFonts w:ascii="Lucida Console" w:hAnsi="Lucida Console"/>
                          <w:sz w:val="20"/>
                          <w:szCs w:val="20"/>
                        </w:rPr>
                        <w:t xml:space="preserve"> &lt;= 40.5) %&gt;%</w:t>
                      </w:r>
                    </w:p>
                    <w:p w14:paraId="7BF0BB18"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proofErr w:type="gramStart"/>
                      <w:r w:rsidRPr="000A2343">
                        <w:rPr>
                          <w:rFonts w:ascii="Lucida Console" w:hAnsi="Lucida Console"/>
                          <w:sz w:val="20"/>
                          <w:szCs w:val="20"/>
                        </w:rPr>
                        <w:t>ggplot</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5D46763D"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proofErr w:type="gramStart"/>
                      <w:r w:rsidRPr="000A2343">
                        <w:rPr>
                          <w:rFonts w:ascii="Lucida Console" w:hAnsi="Lucida Console"/>
                          <w:sz w:val="20"/>
                          <w:szCs w:val="20"/>
                        </w:rPr>
                        <w:t>aes</w:t>
                      </w:r>
                      <w:proofErr w:type="spellEnd"/>
                      <w:r w:rsidRPr="000A2343">
                        <w:rPr>
                          <w:rFonts w:ascii="Lucida Console" w:hAnsi="Lucida Console"/>
                          <w:sz w:val="20"/>
                          <w:szCs w:val="20"/>
                        </w:rPr>
                        <w:t>(</w:t>
                      </w:r>
                      <w:proofErr w:type="gramEnd"/>
                      <w:r w:rsidRPr="000A2343">
                        <w:rPr>
                          <w:rFonts w:ascii="Lucida Console" w:hAnsi="Lucida Console"/>
                          <w:sz w:val="20"/>
                          <w:szCs w:val="20"/>
                        </w:rPr>
                        <w:t xml:space="preserve">x = Publisher, fill = Platform, weight = </w:t>
                      </w:r>
                      <w:proofErr w:type="spellStart"/>
                      <w:r w:rsidRPr="000A2343">
                        <w:rPr>
                          <w:rFonts w:ascii="Lucida Console" w:hAnsi="Lucida Console"/>
                          <w:sz w:val="20"/>
                          <w:szCs w:val="20"/>
                        </w:rPr>
                        <w:t>Global_Sales</w:t>
                      </w:r>
                      <w:proofErr w:type="spellEnd"/>
                      <w:r w:rsidRPr="000A2343">
                        <w:rPr>
                          <w:rFonts w:ascii="Lucida Console" w:hAnsi="Lucida Console"/>
                          <w:sz w:val="20"/>
                          <w:szCs w:val="20"/>
                        </w:rPr>
                        <w:t>) +</w:t>
                      </w:r>
                    </w:p>
                    <w:p w14:paraId="7332D900"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geom_</w:t>
                      </w:r>
                      <w:proofErr w:type="gramStart"/>
                      <w:r w:rsidRPr="000A2343">
                        <w:rPr>
                          <w:rFonts w:ascii="Lucida Console" w:hAnsi="Lucida Console"/>
                          <w:sz w:val="20"/>
                          <w:szCs w:val="20"/>
                        </w:rPr>
                        <w:t>bar</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00BBC2D9"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scale_fill_</w:t>
                      </w:r>
                      <w:proofErr w:type="gramStart"/>
                      <w:r w:rsidRPr="000A2343">
                        <w:rPr>
                          <w:rFonts w:ascii="Lucida Console" w:hAnsi="Lucida Console"/>
                          <w:sz w:val="20"/>
                          <w:szCs w:val="20"/>
                        </w:rPr>
                        <w:t>hue</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3E2EBD66"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gramStart"/>
                      <w:r w:rsidRPr="000A2343">
                        <w:rPr>
                          <w:rFonts w:ascii="Lucida Console" w:hAnsi="Lucida Console"/>
                          <w:sz w:val="20"/>
                          <w:szCs w:val="20"/>
                        </w:rPr>
                        <w:t>labs(</w:t>
                      </w:r>
                      <w:proofErr w:type="gramEnd"/>
                      <w:r w:rsidRPr="000A2343">
                        <w:rPr>
                          <w:rFonts w:ascii="Lucida Console" w:hAnsi="Lucida Console"/>
                          <w:sz w:val="20"/>
                          <w:szCs w:val="20"/>
                        </w:rPr>
                        <w:t>y = "Global Sales") +</w:t>
                      </w:r>
                    </w:p>
                    <w:p w14:paraId="2224BF3C"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coord_</w:t>
                      </w:r>
                      <w:proofErr w:type="gramStart"/>
                      <w:r w:rsidRPr="000A2343">
                        <w:rPr>
                          <w:rFonts w:ascii="Lucida Console" w:hAnsi="Lucida Console"/>
                          <w:sz w:val="20"/>
                          <w:szCs w:val="20"/>
                        </w:rPr>
                        <w:t>flip</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76C9232E" w14:textId="77777777"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theme_</w:t>
                      </w:r>
                      <w:proofErr w:type="gramStart"/>
                      <w:r w:rsidRPr="000A2343">
                        <w:rPr>
                          <w:rFonts w:ascii="Lucida Console" w:hAnsi="Lucida Console"/>
                          <w:sz w:val="20"/>
                          <w:szCs w:val="20"/>
                        </w:rPr>
                        <w:t>minimal</w:t>
                      </w:r>
                      <w:proofErr w:type="spellEnd"/>
                      <w:r w:rsidRPr="000A2343">
                        <w:rPr>
                          <w:rFonts w:ascii="Lucida Console" w:hAnsi="Lucida Console"/>
                          <w:sz w:val="20"/>
                          <w:szCs w:val="20"/>
                        </w:rPr>
                        <w:t>(</w:t>
                      </w:r>
                      <w:proofErr w:type="gramEnd"/>
                      <w:r w:rsidRPr="000A2343">
                        <w:rPr>
                          <w:rFonts w:ascii="Lucida Console" w:hAnsi="Lucida Console"/>
                          <w:sz w:val="20"/>
                          <w:szCs w:val="20"/>
                        </w:rPr>
                        <w:t>) +</w:t>
                      </w:r>
                    </w:p>
                    <w:p w14:paraId="0E0303E4" w14:textId="1D57995E" w:rsidR="000A2343" w:rsidRPr="000A2343" w:rsidRDefault="000A2343" w:rsidP="000A2343">
                      <w:pPr>
                        <w:rPr>
                          <w:rFonts w:ascii="Lucida Console" w:hAnsi="Lucida Console"/>
                          <w:sz w:val="20"/>
                          <w:szCs w:val="20"/>
                        </w:rPr>
                      </w:pPr>
                      <w:r w:rsidRPr="000A2343">
                        <w:rPr>
                          <w:rFonts w:ascii="Lucida Console" w:hAnsi="Lucida Console"/>
                          <w:sz w:val="20"/>
                          <w:szCs w:val="20"/>
                        </w:rPr>
                        <w:t xml:space="preserve"> </w:t>
                      </w:r>
                      <w:proofErr w:type="spellStart"/>
                      <w:r w:rsidRPr="000A2343">
                        <w:rPr>
                          <w:rFonts w:ascii="Lucida Console" w:hAnsi="Lucida Console"/>
                          <w:sz w:val="20"/>
                          <w:szCs w:val="20"/>
                        </w:rPr>
                        <w:t>facet_wrap</w:t>
                      </w:r>
                      <w:proofErr w:type="spellEnd"/>
                      <w:r w:rsidRPr="000A2343">
                        <w:rPr>
                          <w:rFonts w:ascii="Lucida Console" w:hAnsi="Lucida Console"/>
                          <w:sz w:val="20"/>
                          <w:szCs w:val="20"/>
                        </w:rPr>
                        <w:t>(</w:t>
                      </w:r>
                      <w:proofErr w:type="gramStart"/>
                      <w:r w:rsidRPr="000A2343">
                        <w:rPr>
                          <w:rFonts w:ascii="Lucida Console" w:hAnsi="Lucida Console"/>
                          <w:sz w:val="20"/>
                          <w:szCs w:val="20"/>
                        </w:rPr>
                        <w:t>vars(</w:t>
                      </w:r>
                      <w:proofErr w:type="gramEnd"/>
                      <w:r w:rsidRPr="000A2343">
                        <w:rPr>
                          <w:rFonts w:ascii="Lucida Console" w:hAnsi="Lucida Console"/>
                          <w:sz w:val="20"/>
                          <w:szCs w:val="20"/>
                        </w:rPr>
                        <w:t>Year))</w:t>
                      </w:r>
                    </w:p>
                  </w:txbxContent>
                </v:textbox>
              </v:shape>
            </w:pict>
          </mc:Fallback>
        </mc:AlternateContent>
      </w:r>
      <w:r w:rsidR="00676B47">
        <w:rPr>
          <w:rFonts w:ascii="Times New Roman" w:hAnsi="Times New Roman" w:cs="Times New Roman"/>
          <w:sz w:val="24"/>
          <w:szCs w:val="24"/>
        </w:rPr>
        <w:tab/>
      </w:r>
      <w:r>
        <w:rPr>
          <w:rFonts w:ascii="Times New Roman" w:hAnsi="Times New Roman" w:cs="Times New Roman"/>
          <w:sz w:val="24"/>
          <w:szCs w:val="24"/>
        </w:rPr>
        <w:t>Understanding how the market has changed over time is also helpful in understanding the top Platform performance, as well as Publisher performance. The visual below allows us to see how the share of Publisher and Platform has changed over time. This also allows us to see when and where the video game industry really became a pertinent part of the global market for consumer spend</w:t>
      </w:r>
      <w:r w:rsidR="00676B47">
        <w:rPr>
          <w:rFonts w:ascii="Times New Roman" w:hAnsi="Times New Roman" w:cs="Times New Roman"/>
          <w:sz w:val="24"/>
          <w:szCs w:val="24"/>
        </w:rPr>
        <w:t>:</w:t>
      </w:r>
    </w:p>
    <w:p w14:paraId="065C6521" w14:textId="4C6AED3C" w:rsidR="00676B47" w:rsidRDefault="000A2343" w:rsidP="003A4AC4">
      <w:pPr>
        <w:spacing w:line="480" w:lineRule="auto"/>
        <w:rPr>
          <w:rFonts w:ascii="Times New Roman" w:hAnsi="Times New Roman" w:cs="Times New Roman"/>
          <w:sz w:val="24"/>
          <w:szCs w:val="24"/>
        </w:rPr>
      </w:pPr>
      <w:r>
        <w:rPr>
          <w:noProof/>
        </w:rPr>
        <w:drawing>
          <wp:anchor distT="0" distB="0" distL="114300" distR="114300" simplePos="0" relativeHeight="251664896" behindDoc="1" locked="0" layoutInCell="1" allowOverlap="1" wp14:anchorId="75148121" wp14:editId="62F5AF03">
            <wp:simplePos x="0" y="0"/>
            <wp:positionH relativeFrom="column">
              <wp:posOffset>-539971</wp:posOffset>
            </wp:positionH>
            <wp:positionV relativeFrom="paragraph">
              <wp:posOffset>37935</wp:posOffset>
            </wp:positionV>
            <wp:extent cx="4880610" cy="2789555"/>
            <wp:effectExtent l="152400" t="152400" r="358140" b="353695"/>
            <wp:wrapTight wrapText="bothSides">
              <wp:wrapPolygon edited="0">
                <wp:start x="337" y="-1180"/>
                <wp:lineTo x="-674" y="-885"/>
                <wp:lineTo x="-674" y="22126"/>
                <wp:lineTo x="-506" y="22716"/>
                <wp:lineTo x="759" y="23896"/>
                <wp:lineTo x="843" y="24191"/>
                <wp:lineTo x="21583" y="24191"/>
                <wp:lineTo x="21667" y="23896"/>
                <wp:lineTo x="22848" y="22716"/>
                <wp:lineTo x="23101" y="20356"/>
                <wp:lineTo x="23101" y="1475"/>
                <wp:lineTo x="22089" y="-738"/>
                <wp:lineTo x="22005" y="-1180"/>
                <wp:lineTo x="337" y="-118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0610" cy="27895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2C78D" w14:textId="738E1056" w:rsidR="00497EA2" w:rsidRDefault="00497EA2" w:rsidP="003A4AC4">
      <w:pPr>
        <w:spacing w:line="480" w:lineRule="auto"/>
        <w:rPr>
          <w:rFonts w:ascii="Times New Roman" w:hAnsi="Times New Roman" w:cs="Times New Roman"/>
          <w:sz w:val="24"/>
          <w:szCs w:val="24"/>
        </w:rPr>
      </w:pPr>
    </w:p>
    <w:p w14:paraId="2C15A236" w14:textId="54FCCBE8" w:rsidR="00497EA2" w:rsidRDefault="00497EA2" w:rsidP="003A4AC4">
      <w:pPr>
        <w:spacing w:line="480" w:lineRule="auto"/>
        <w:rPr>
          <w:rFonts w:ascii="Times New Roman" w:hAnsi="Times New Roman" w:cs="Times New Roman"/>
          <w:sz w:val="24"/>
          <w:szCs w:val="24"/>
        </w:rPr>
      </w:pPr>
    </w:p>
    <w:p w14:paraId="01275867" w14:textId="5D772814" w:rsidR="00497EA2" w:rsidRDefault="00497EA2" w:rsidP="003A4AC4">
      <w:pPr>
        <w:spacing w:line="480" w:lineRule="auto"/>
        <w:rPr>
          <w:rFonts w:ascii="Times New Roman" w:hAnsi="Times New Roman" w:cs="Times New Roman"/>
          <w:sz w:val="24"/>
          <w:szCs w:val="24"/>
        </w:rPr>
      </w:pPr>
    </w:p>
    <w:p w14:paraId="3F497E1A" w14:textId="77777777" w:rsidR="00497EA2" w:rsidRDefault="00497EA2" w:rsidP="003A4AC4">
      <w:pPr>
        <w:spacing w:line="480" w:lineRule="auto"/>
        <w:rPr>
          <w:rFonts w:ascii="Times New Roman" w:hAnsi="Times New Roman" w:cs="Times New Roman"/>
          <w:sz w:val="24"/>
          <w:szCs w:val="24"/>
        </w:rPr>
      </w:pPr>
    </w:p>
    <w:p w14:paraId="5AB283AC" w14:textId="77777777" w:rsidR="00497EA2" w:rsidRDefault="00497EA2" w:rsidP="003A4AC4">
      <w:pPr>
        <w:spacing w:line="480" w:lineRule="auto"/>
        <w:rPr>
          <w:rFonts w:ascii="Times New Roman" w:hAnsi="Times New Roman" w:cs="Times New Roman"/>
          <w:sz w:val="24"/>
          <w:szCs w:val="24"/>
        </w:rPr>
      </w:pPr>
    </w:p>
    <w:p w14:paraId="76CB4DC7" w14:textId="77777777" w:rsidR="000A2343" w:rsidRDefault="000A2343" w:rsidP="00497EA2">
      <w:pPr>
        <w:spacing w:line="480" w:lineRule="auto"/>
        <w:ind w:firstLine="720"/>
        <w:rPr>
          <w:rFonts w:ascii="Times New Roman" w:hAnsi="Times New Roman" w:cs="Times New Roman"/>
          <w:sz w:val="24"/>
          <w:szCs w:val="24"/>
        </w:rPr>
      </w:pPr>
    </w:p>
    <w:p w14:paraId="22617AC5" w14:textId="77777777" w:rsidR="000A2343" w:rsidRDefault="000A2343" w:rsidP="00497EA2">
      <w:pPr>
        <w:spacing w:line="480" w:lineRule="auto"/>
        <w:ind w:firstLine="720"/>
        <w:rPr>
          <w:rFonts w:ascii="Times New Roman" w:hAnsi="Times New Roman" w:cs="Times New Roman"/>
          <w:sz w:val="24"/>
          <w:szCs w:val="24"/>
        </w:rPr>
      </w:pPr>
    </w:p>
    <w:p w14:paraId="5B8EF6FF" w14:textId="77777777" w:rsidR="000A2343" w:rsidRDefault="000A2343" w:rsidP="000A2343">
      <w:pPr>
        <w:pStyle w:val="Caption"/>
      </w:pPr>
    </w:p>
    <w:p w14:paraId="0E611C86" w14:textId="77777777" w:rsidR="000A2343" w:rsidRDefault="000A2343" w:rsidP="000A2343">
      <w:pPr>
        <w:pStyle w:val="Caption"/>
      </w:pPr>
    </w:p>
    <w:p w14:paraId="3A08B345" w14:textId="5643C7E2" w:rsidR="000A2343" w:rsidRDefault="000A2343" w:rsidP="000A2343">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2</w:t>
      </w:r>
      <w:r>
        <w:fldChar w:fldCharType="end"/>
      </w:r>
      <w:r>
        <w:t>: Publisher and Platform Performance Over Time</w:t>
      </w:r>
    </w:p>
    <w:p w14:paraId="226CE9F6" w14:textId="5F2C1AB0" w:rsidR="00066463" w:rsidRDefault="000A2343" w:rsidP="00497EA2">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further</w:t>
      </w:r>
      <w:r w:rsidR="001E3281">
        <w:rPr>
          <w:rFonts w:ascii="Times New Roman" w:hAnsi="Times New Roman" w:cs="Times New Roman"/>
          <w:sz w:val="24"/>
          <w:szCs w:val="24"/>
        </w:rPr>
        <w:t xml:space="preserve"> understand how the rank of each publisher </w:t>
      </w:r>
      <w:r w:rsidR="00066463">
        <w:rPr>
          <w:rFonts w:ascii="Times New Roman" w:hAnsi="Times New Roman" w:cs="Times New Roman"/>
          <w:sz w:val="24"/>
          <w:szCs w:val="24"/>
        </w:rPr>
        <w:t>correlates to the overall market share compared to global sales linear modeling (</w:t>
      </w:r>
      <w:proofErr w:type="spellStart"/>
      <w:r w:rsidR="00066463">
        <w:rPr>
          <w:rFonts w:ascii="Times New Roman" w:hAnsi="Times New Roman" w:cs="Times New Roman"/>
          <w:sz w:val="24"/>
          <w:szCs w:val="24"/>
        </w:rPr>
        <w:t>lm</w:t>
      </w:r>
      <w:proofErr w:type="spellEnd"/>
      <w:r w:rsidR="00066463">
        <w:rPr>
          <w:rFonts w:ascii="Times New Roman" w:hAnsi="Times New Roman" w:cs="Times New Roman"/>
          <w:sz w:val="24"/>
          <w:szCs w:val="24"/>
        </w:rPr>
        <w:t>) was employed to assist in answering these questions.</w:t>
      </w:r>
      <w:r w:rsidR="00D332E0">
        <w:rPr>
          <w:rFonts w:ascii="Times New Roman" w:hAnsi="Times New Roman" w:cs="Times New Roman"/>
          <w:sz w:val="24"/>
          <w:szCs w:val="24"/>
        </w:rPr>
        <w:t xml:space="preserve"> Furthermore, the use of standard deviation to assist in understanding the overall </w:t>
      </w:r>
      <w:r w:rsidR="00D332E0">
        <w:rPr>
          <w:rFonts w:ascii="Times New Roman" w:hAnsi="Times New Roman" w:cs="Times New Roman"/>
          <w:sz w:val="24"/>
          <w:szCs w:val="24"/>
        </w:rPr>
        <w:lastRenderedPageBreak/>
        <w:t xml:space="preserve">spread of the data was used. Below are graphics and results with explanations of the statistical analysis as well as conclusions drawn from the analysis. </w:t>
      </w:r>
    </w:p>
    <w:p w14:paraId="6500FFEA" w14:textId="77777777" w:rsidR="00D332E0" w:rsidRDefault="00066463" w:rsidP="00D332E0">
      <w:pPr>
        <w:keepNext/>
        <w:spacing w:line="480" w:lineRule="auto"/>
      </w:pPr>
      <w:r>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1F2EBA9F" wp14:editId="0CB3E137">
                <wp:simplePos x="0" y="0"/>
                <wp:positionH relativeFrom="column">
                  <wp:posOffset>3190875</wp:posOffset>
                </wp:positionH>
                <wp:positionV relativeFrom="paragraph">
                  <wp:posOffset>9525</wp:posOffset>
                </wp:positionV>
                <wp:extent cx="28956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95600" cy="1828800"/>
                        </a:xfrm>
                        <a:prstGeom prst="rect">
                          <a:avLst/>
                        </a:prstGeom>
                        <a:noFill/>
                        <a:ln w="6350">
                          <a:noFill/>
                        </a:ln>
                      </wps:spPr>
                      <wps:txbx>
                        <w:txbxContent>
                          <w:p w14:paraId="337DECDE" w14:textId="5EB894A6" w:rsidR="00F216A4" w:rsidRDefault="00487821" w:rsidP="0006136B">
                            <w:pPr>
                              <w:pStyle w:val="HTMLPreformatted"/>
                              <w:shd w:val="clear" w:color="auto" w:fill="FFFFFF"/>
                              <w:wordWrap w:val="0"/>
                              <w:rPr>
                                <w:rFonts w:ascii="Lucida Console" w:hAnsi="Lucida Console" w:cs="Times New Roman"/>
                                <w:b/>
                                <w:bCs/>
                              </w:rPr>
                            </w:pPr>
                            <w:r>
                              <w:rPr>
                                <w:rFonts w:ascii="Lucida Console" w:hAnsi="Lucida Console" w:cs="Times New Roman"/>
                                <w:b/>
                                <w:bCs/>
                              </w:rPr>
                              <w:t>Based on Publisher by Market</w:t>
                            </w:r>
                          </w:p>
                          <w:p w14:paraId="6A2B9F7C" w14:textId="77777777" w:rsidR="00487821" w:rsidRPr="00487821" w:rsidRDefault="00487821" w:rsidP="0006136B">
                            <w:pPr>
                              <w:pStyle w:val="HTMLPreformatted"/>
                              <w:shd w:val="clear" w:color="auto" w:fill="FFFFFF"/>
                              <w:wordWrap w:val="0"/>
                              <w:rPr>
                                <w:rFonts w:ascii="Lucida Console" w:hAnsi="Lucida Console" w:cs="Times New Roman"/>
                                <w:b/>
                                <w:bCs/>
                              </w:rPr>
                            </w:pPr>
                          </w:p>
                          <w:p w14:paraId="555273FB" w14:textId="2B5D4071" w:rsidR="0006136B" w:rsidRPr="0006136B" w:rsidRDefault="0006136B" w:rsidP="0006136B">
                            <w:pPr>
                              <w:pStyle w:val="HTMLPreformatted"/>
                              <w:shd w:val="clear" w:color="auto" w:fill="FFFFFF"/>
                              <w:wordWrap w:val="0"/>
                              <w:rPr>
                                <w:rFonts w:ascii="Lucida Console" w:hAnsi="Lucida Console"/>
                                <w:color w:val="000000"/>
                                <w:bdr w:val="none" w:sz="0" w:space="0" w:color="auto" w:frame="1"/>
                              </w:rPr>
                            </w:pPr>
                            <w:r>
                              <w:rPr>
                                <w:rFonts w:ascii="Times New Roman" w:hAnsi="Times New Roman" w:cs="Times New Roman"/>
                                <w:sz w:val="24"/>
                                <w:szCs w:val="24"/>
                              </w:rPr>
                              <w:t>“</w:t>
                            </w:r>
                            <w:proofErr w:type="spellStart"/>
                            <w:proofErr w:type="gramStart"/>
                            <w:r w:rsidRPr="0006136B">
                              <w:rPr>
                                <w:rFonts w:ascii="Lucida Console" w:hAnsi="Lucida Console"/>
                                <w:color w:val="000000"/>
                                <w:bdr w:val="none" w:sz="0" w:space="0" w:color="auto" w:frame="1"/>
                              </w:rPr>
                              <w:t>lm</w:t>
                            </w:r>
                            <w:proofErr w:type="spellEnd"/>
                            <w:r w:rsidRPr="0006136B">
                              <w:rPr>
                                <w:rFonts w:ascii="Lucida Console" w:hAnsi="Lucida Console"/>
                                <w:color w:val="000000"/>
                                <w:bdr w:val="none" w:sz="0" w:space="0" w:color="auto" w:frame="1"/>
                              </w:rPr>
                              <w:t>(</w:t>
                            </w:r>
                            <w:proofErr w:type="gramEnd"/>
                            <w:r w:rsidRPr="0006136B">
                              <w:rPr>
                                <w:rFonts w:ascii="Lucida Console" w:hAnsi="Lucida Console"/>
                                <w:color w:val="000000"/>
                                <w:bdr w:val="none" w:sz="0" w:space="0" w:color="auto" w:frame="1"/>
                              </w:rPr>
                              <w:t xml:space="preserve">formula = </w:t>
                            </w:r>
                            <w:proofErr w:type="spellStart"/>
                            <w:r w:rsidRPr="0006136B">
                              <w:rPr>
                                <w:rFonts w:ascii="Lucida Console" w:hAnsi="Lucida Console"/>
                                <w:color w:val="000000"/>
                                <w:bdr w:val="none" w:sz="0" w:space="0" w:color="auto" w:frame="1"/>
                              </w:rPr>
                              <w:t>puballup$North.America.Sales</w:t>
                            </w:r>
                            <w:proofErr w:type="spellEnd"/>
                            <w:r w:rsidRPr="0006136B">
                              <w:rPr>
                                <w:rFonts w:ascii="Lucida Console" w:hAnsi="Lucida Console"/>
                                <w:color w:val="000000"/>
                                <w:bdr w:val="none" w:sz="0" w:space="0" w:color="auto" w:frame="1"/>
                              </w:rPr>
                              <w:t xml:space="preserve"> ~ </w:t>
                            </w:r>
                            <w:proofErr w:type="spellStart"/>
                            <w:r w:rsidRPr="0006136B">
                              <w:rPr>
                                <w:rFonts w:ascii="Lucida Console" w:hAnsi="Lucida Console"/>
                                <w:color w:val="000000"/>
                                <w:bdr w:val="none" w:sz="0" w:space="0" w:color="auto" w:frame="1"/>
                              </w:rPr>
                              <w:t>puballup$Global.Sales</w:t>
                            </w:r>
                            <w:proofErr w:type="spellEnd"/>
                            <w:r w:rsidRPr="0006136B">
                              <w:rPr>
                                <w:rFonts w:ascii="Lucida Console" w:hAnsi="Lucida Console"/>
                                <w:color w:val="000000"/>
                                <w:bdr w:val="none" w:sz="0" w:space="0" w:color="auto" w:frame="1"/>
                              </w:rPr>
                              <w:t xml:space="preserve">, </w:t>
                            </w:r>
                          </w:p>
                          <w:p w14:paraId="57383D0C" w14:textId="07A3B2DE" w:rsidR="0006136B" w:rsidRPr="0006136B" w:rsidRDefault="0006136B" w:rsidP="00061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06136B">
                              <w:rPr>
                                <w:rFonts w:ascii="Lucida Console" w:eastAsia="Times New Roman" w:hAnsi="Lucida Console" w:cs="Courier New"/>
                                <w:color w:val="000000"/>
                                <w:sz w:val="20"/>
                                <w:szCs w:val="20"/>
                                <w:bdr w:val="none" w:sz="0" w:space="0" w:color="auto" w:frame="1"/>
                                <w:lang w:val="en-US"/>
                              </w:rPr>
                              <w:t xml:space="preserve">    data = </w:t>
                            </w:r>
                            <w:proofErr w:type="spellStart"/>
                            <w:r w:rsidRPr="0006136B">
                              <w:rPr>
                                <w:rFonts w:ascii="Lucida Console" w:eastAsia="Times New Roman" w:hAnsi="Lucida Console" w:cs="Courier New"/>
                                <w:color w:val="000000"/>
                                <w:sz w:val="20"/>
                                <w:szCs w:val="20"/>
                                <w:bdr w:val="none" w:sz="0" w:space="0" w:color="auto" w:frame="1"/>
                                <w:lang w:val="en-US"/>
                              </w:rPr>
                              <w:t>puballup</w:t>
                            </w:r>
                            <w:proofErr w:type="spellEnd"/>
                            <w:r w:rsidRPr="0006136B">
                              <w:rPr>
                                <w:rFonts w:ascii="Lucida Console" w:eastAsia="Times New Roman" w:hAnsi="Lucida Console" w:cs="Courier New"/>
                                <w:color w:val="000000"/>
                                <w:sz w:val="20"/>
                                <w:szCs w:val="20"/>
                                <w:bdr w:val="none" w:sz="0" w:space="0" w:color="auto" w:frame="1"/>
                                <w:lang w:val="en-US"/>
                              </w:rPr>
                              <w:t>)</w:t>
                            </w:r>
                            <w:r>
                              <w:rPr>
                                <w:rFonts w:ascii="Lucida Console" w:eastAsia="Times New Roman" w:hAnsi="Lucida Console" w:cs="Courier New"/>
                                <w:color w:val="000000"/>
                                <w:sz w:val="20"/>
                                <w:szCs w:val="20"/>
                                <w:bdr w:val="none" w:sz="0" w:space="0" w:color="auto" w:frame="1"/>
                                <w:lang w:val="en-US"/>
                              </w:rPr>
                              <w:t>”</w:t>
                            </w:r>
                          </w:p>
                          <w:p w14:paraId="1C3A4960" w14:textId="77777777"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p>
                          <w:p w14:paraId="22C39306" w14:textId="77777777"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p>
                          <w:p w14:paraId="46AB5973" w14:textId="031DA159"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 standard error: 49.94 on 4 degrees of freedom</w:t>
                            </w:r>
                          </w:p>
                          <w:p w14:paraId="30D616D6" w14:textId="77777777" w:rsidR="00F216A4"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Multiple R-squared:  0.9599,</w:t>
                            </w:r>
                            <w:r>
                              <w:rPr>
                                <w:rStyle w:val="gd15mcfceub"/>
                                <w:rFonts w:ascii="Lucida Console" w:hAnsi="Lucida Console"/>
                                <w:color w:val="000000"/>
                                <w:bdr w:val="none" w:sz="0" w:space="0" w:color="auto" w:frame="1"/>
                              </w:rPr>
                              <w:tab/>
                            </w:r>
                          </w:p>
                          <w:p w14:paraId="36936526" w14:textId="0666CD13"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Adjusted R-squared:  0.9498 </w:t>
                            </w:r>
                          </w:p>
                          <w:p w14:paraId="764CC38E" w14:textId="77777777" w:rsidR="00F216A4"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F-statistic: 95.65 on 1 and 4 DF, </w:t>
                            </w:r>
                          </w:p>
                          <w:p w14:paraId="4F9C2A83" w14:textId="2036EDC8" w:rsidR="0006136B" w:rsidRDefault="0006136B" w:rsidP="0006136B">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p-value: 0.0006125”</w:t>
                            </w:r>
                          </w:p>
                          <w:p w14:paraId="493D9140" w14:textId="513C8901" w:rsidR="0006136B" w:rsidRPr="00066463" w:rsidRDefault="0006136B" w:rsidP="0006136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EBA9F" id="Text Box 2" o:spid="_x0000_s1028" type="#_x0000_t202" style="position:absolute;margin-left:251.25pt;margin-top:.75pt;width:228pt;height:2in;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" filled="f" stroked="f" strokeweight=".5pt">
                <v:textbox>
                  <w:txbxContent>
                    <w:p w14:paraId="337DECDE" w14:textId="5EB894A6" w:rsidR="00F216A4" w:rsidRDefault="00487821" w:rsidP="0006136B">
                      <w:pPr>
                        <w:pStyle w:val="HTMLPreformatted"/>
                        <w:shd w:val="clear" w:color="auto" w:fill="FFFFFF"/>
                        <w:wordWrap w:val="0"/>
                        <w:rPr>
                          <w:rFonts w:ascii="Lucida Console" w:hAnsi="Lucida Console" w:cs="Times New Roman"/>
                          <w:b/>
                          <w:bCs/>
                        </w:rPr>
                      </w:pPr>
                      <w:r>
                        <w:rPr>
                          <w:rFonts w:ascii="Lucida Console" w:hAnsi="Lucida Console" w:cs="Times New Roman"/>
                          <w:b/>
                          <w:bCs/>
                        </w:rPr>
                        <w:t>Based on Publisher by Market</w:t>
                      </w:r>
                    </w:p>
                    <w:p w14:paraId="6A2B9F7C" w14:textId="77777777" w:rsidR="00487821" w:rsidRPr="00487821" w:rsidRDefault="00487821" w:rsidP="0006136B">
                      <w:pPr>
                        <w:pStyle w:val="HTMLPreformatted"/>
                        <w:shd w:val="clear" w:color="auto" w:fill="FFFFFF"/>
                        <w:wordWrap w:val="0"/>
                        <w:rPr>
                          <w:rFonts w:ascii="Lucida Console" w:hAnsi="Lucida Console" w:cs="Times New Roman"/>
                          <w:b/>
                          <w:bCs/>
                        </w:rPr>
                      </w:pPr>
                    </w:p>
                    <w:p w14:paraId="555273FB" w14:textId="2B5D4071" w:rsidR="0006136B" w:rsidRPr="0006136B" w:rsidRDefault="0006136B" w:rsidP="0006136B">
                      <w:pPr>
                        <w:pStyle w:val="HTMLPreformatted"/>
                        <w:shd w:val="clear" w:color="auto" w:fill="FFFFFF"/>
                        <w:wordWrap w:val="0"/>
                        <w:rPr>
                          <w:rFonts w:ascii="Lucida Console" w:hAnsi="Lucida Console"/>
                          <w:color w:val="000000"/>
                          <w:bdr w:val="none" w:sz="0" w:space="0" w:color="auto" w:frame="1"/>
                        </w:rPr>
                      </w:pPr>
                      <w:r>
                        <w:rPr>
                          <w:rFonts w:ascii="Times New Roman" w:hAnsi="Times New Roman" w:cs="Times New Roman"/>
                          <w:sz w:val="24"/>
                          <w:szCs w:val="24"/>
                        </w:rPr>
                        <w:t>“</w:t>
                      </w:r>
                      <w:proofErr w:type="spellStart"/>
                      <w:proofErr w:type="gramStart"/>
                      <w:r w:rsidRPr="0006136B">
                        <w:rPr>
                          <w:rFonts w:ascii="Lucida Console" w:hAnsi="Lucida Console"/>
                          <w:color w:val="000000"/>
                          <w:bdr w:val="none" w:sz="0" w:space="0" w:color="auto" w:frame="1"/>
                        </w:rPr>
                        <w:t>lm</w:t>
                      </w:r>
                      <w:proofErr w:type="spellEnd"/>
                      <w:r w:rsidRPr="0006136B">
                        <w:rPr>
                          <w:rFonts w:ascii="Lucida Console" w:hAnsi="Lucida Console"/>
                          <w:color w:val="000000"/>
                          <w:bdr w:val="none" w:sz="0" w:space="0" w:color="auto" w:frame="1"/>
                        </w:rPr>
                        <w:t>(</w:t>
                      </w:r>
                      <w:proofErr w:type="gramEnd"/>
                      <w:r w:rsidRPr="0006136B">
                        <w:rPr>
                          <w:rFonts w:ascii="Lucida Console" w:hAnsi="Lucida Console"/>
                          <w:color w:val="000000"/>
                          <w:bdr w:val="none" w:sz="0" w:space="0" w:color="auto" w:frame="1"/>
                        </w:rPr>
                        <w:t xml:space="preserve">formula = </w:t>
                      </w:r>
                      <w:proofErr w:type="spellStart"/>
                      <w:r w:rsidRPr="0006136B">
                        <w:rPr>
                          <w:rFonts w:ascii="Lucida Console" w:hAnsi="Lucida Console"/>
                          <w:color w:val="000000"/>
                          <w:bdr w:val="none" w:sz="0" w:space="0" w:color="auto" w:frame="1"/>
                        </w:rPr>
                        <w:t>puballup$North.America.Sales</w:t>
                      </w:r>
                      <w:proofErr w:type="spellEnd"/>
                      <w:r w:rsidRPr="0006136B">
                        <w:rPr>
                          <w:rFonts w:ascii="Lucida Console" w:hAnsi="Lucida Console"/>
                          <w:color w:val="000000"/>
                          <w:bdr w:val="none" w:sz="0" w:space="0" w:color="auto" w:frame="1"/>
                        </w:rPr>
                        <w:t xml:space="preserve"> ~ </w:t>
                      </w:r>
                      <w:proofErr w:type="spellStart"/>
                      <w:r w:rsidRPr="0006136B">
                        <w:rPr>
                          <w:rFonts w:ascii="Lucida Console" w:hAnsi="Lucida Console"/>
                          <w:color w:val="000000"/>
                          <w:bdr w:val="none" w:sz="0" w:space="0" w:color="auto" w:frame="1"/>
                        </w:rPr>
                        <w:t>puballup$Global.Sales</w:t>
                      </w:r>
                      <w:proofErr w:type="spellEnd"/>
                      <w:r w:rsidRPr="0006136B">
                        <w:rPr>
                          <w:rFonts w:ascii="Lucida Console" w:hAnsi="Lucida Console"/>
                          <w:color w:val="000000"/>
                          <w:bdr w:val="none" w:sz="0" w:space="0" w:color="auto" w:frame="1"/>
                        </w:rPr>
                        <w:t xml:space="preserve">, </w:t>
                      </w:r>
                    </w:p>
                    <w:p w14:paraId="57383D0C" w14:textId="07A3B2DE" w:rsidR="0006136B" w:rsidRPr="0006136B" w:rsidRDefault="0006136B" w:rsidP="00061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06136B">
                        <w:rPr>
                          <w:rFonts w:ascii="Lucida Console" w:eastAsia="Times New Roman" w:hAnsi="Lucida Console" w:cs="Courier New"/>
                          <w:color w:val="000000"/>
                          <w:sz w:val="20"/>
                          <w:szCs w:val="20"/>
                          <w:bdr w:val="none" w:sz="0" w:space="0" w:color="auto" w:frame="1"/>
                          <w:lang w:val="en-US"/>
                        </w:rPr>
                        <w:t xml:space="preserve">    data = </w:t>
                      </w:r>
                      <w:proofErr w:type="spellStart"/>
                      <w:r w:rsidRPr="0006136B">
                        <w:rPr>
                          <w:rFonts w:ascii="Lucida Console" w:eastAsia="Times New Roman" w:hAnsi="Lucida Console" w:cs="Courier New"/>
                          <w:color w:val="000000"/>
                          <w:sz w:val="20"/>
                          <w:szCs w:val="20"/>
                          <w:bdr w:val="none" w:sz="0" w:space="0" w:color="auto" w:frame="1"/>
                          <w:lang w:val="en-US"/>
                        </w:rPr>
                        <w:t>puballup</w:t>
                      </w:r>
                      <w:proofErr w:type="spellEnd"/>
                      <w:r w:rsidRPr="0006136B">
                        <w:rPr>
                          <w:rFonts w:ascii="Lucida Console" w:eastAsia="Times New Roman" w:hAnsi="Lucida Console" w:cs="Courier New"/>
                          <w:color w:val="000000"/>
                          <w:sz w:val="20"/>
                          <w:szCs w:val="20"/>
                          <w:bdr w:val="none" w:sz="0" w:space="0" w:color="auto" w:frame="1"/>
                          <w:lang w:val="en-US"/>
                        </w:rPr>
                        <w:t>)</w:t>
                      </w:r>
                      <w:r>
                        <w:rPr>
                          <w:rFonts w:ascii="Lucida Console" w:eastAsia="Times New Roman" w:hAnsi="Lucida Console" w:cs="Courier New"/>
                          <w:color w:val="000000"/>
                          <w:sz w:val="20"/>
                          <w:szCs w:val="20"/>
                          <w:bdr w:val="none" w:sz="0" w:space="0" w:color="auto" w:frame="1"/>
                          <w:lang w:val="en-US"/>
                        </w:rPr>
                        <w:t>”</w:t>
                      </w:r>
                    </w:p>
                    <w:p w14:paraId="1C3A4960" w14:textId="77777777"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p>
                    <w:p w14:paraId="22C39306" w14:textId="77777777"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p>
                    <w:p w14:paraId="46AB5973" w14:textId="031DA159"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 standard error: 49.94 on 4 degrees of freedom</w:t>
                      </w:r>
                    </w:p>
                    <w:p w14:paraId="30D616D6" w14:textId="77777777" w:rsidR="00F216A4"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Multiple R-squared:  0.9599,</w:t>
                      </w:r>
                      <w:r>
                        <w:rPr>
                          <w:rStyle w:val="gd15mcfceub"/>
                          <w:rFonts w:ascii="Lucida Console" w:hAnsi="Lucida Console"/>
                          <w:color w:val="000000"/>
                          <w:bdr w:val="none" w:sz="0" w:space="0" w:color="auto" w:frame="1"/>
                        </w:rPr>
                        <w:tab/>
                      </w:r>
                    </w:p>
                    <w:p w14:paraId="36936526" w14:textId="0666CD13" w:rsidR="0006136B"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Adjusted R-squared:  0.9498 </w:t>
                      </w:r>
                    </w:p>
                    <w:p w14:paraId="764CC38E" w14:textId="77777777" w:rsidR="00F216A4" w:rsidRDefault="0006136B" w:rsidP="0006136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F-statistic: 95.65 on 1 and 4 DF, </w:t>
                      </w:r>
                    </w:p>
                    <w:p w14:paraId="4F9C2A83" w14:textId="2036EDC8" w:rsidR="0006136B" w:rsidRDefault="0006136B" w:rsidP="0006136B">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p-value: 0.0006125”</w:t>
                      </w:r>
                    </w:p>
                    <w:p w14:paraId="493D9140" w14:textId="513C8901" w:rsidR="0006136B" w:rsidRPr="00066463" w:rsidRDefault="0006136B" w:rsidP="0006136B">
                      <w:pPr>
                        <w:rPr>
                          <w:rFonts w:ascii="Times New Roman" w:hAnsi="Times New Roman" w:cs="Times New Roman"/>
                          <w:sz w:val="24"/>
                          <w:szCs w:val="24"/>
                        </w:rPr>
                      </w:pPr>
                    </w:p>
                  </w:txbxContent>
                </v:textbox>
              </v:shape>
            </w:pict>
          </mc:Fallback>
        </mc:AlternateContent>
      </w:r>
      <w:r>
        <w:rPr>
          <w:rFonts w:ascii="Times New Roman" w:hAnsi="Times New Roman" w:cs="Times New Roman"/>
          <w:sz w:val="24"/>
          <w:szCs w:val="24"/>
        </w:rPr>
        <w:t xml:space="preserve"> </w:t>
      </w:r>
      <w:r>
        <w:rPr>
          <w:noProof/>
        </w:rPr>
        <w:drawing>
          <wp:inline distT="0" distB="0" distL="0" distR="0" wp14:anchorId="081D219D" wp14:editId="10097A5F">
            <wp:extent cx="2895600" cy="23196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8629" cy="2330060"/>
                    </a:xfrm>
                    <a:prstGeom prst="rect">
                      <a:avLst/>
                    </a:prstGeom>
                    <a:noFill/>
                    <a:ln>
                      <a:noFill/>
                    </a:ln>
                  </pic:spPr>
                </pic:pic>
              </a:graphicData>
            </a:graphic>
          </wp:inline>
        </w:drawing>
      </w:r>
    </w:p>
    <w:p w14:paraId="55413D0F" w14:textId="3E875357" w:rsidR="003A4AC4" w:rsidRDefault="00D332E0" w:rsidP="00D332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3</w:t>
      </w:r>
      <w:r>
        <w:fldChar w:fldCharType="end"/>
      </w:r>
    </w:p>
    <w:p w14:paraId="3562B6F2" w14:textId="77777777" w:rsidR="00D332E0" w:rsidRDefault="0006136B" w:rsidP="00D332E0">
      <w:pPr>
        <w:keepNext/>
        <w:spacing w:line="480" w:lineRule="auto"/>
      </w:pPr>
      <w:r>
        <w:rPr>
          <w:noProof/>
        </w:rPr>
        <mc:AlternateContent>
          <mc:Choice Requires="wps">
            <w:drawing>
              <wp:anchor distT="0" distB="0" distL="114300" distR="114300" simplePos="0" relativeHeight="251658752" behindDoc="0" locked="0" layoutInCell="1" allowOverlap="1" wp14:anchorId="02245CEE" wp14:editId="56A8516C">
                <wp:simplePos x="0" y="0"/>
                <wp:positionH relativeFrom="column">
                  <wp:posOffset>3200400</wp:posOffset>
                </wp:positionH>
                <wp:positionV relativeFrom="paragraph">
                  <wp:posOffset>10795</wp:posOffset>
                </wp:positionV>
                <wp:extent cx="2876550" cy="20002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876550" cy="2000250"/>
                        </a:xfrm>
                        <a:prstGeom prst="rect">
                          <a:avLst/>
                        </a:prstGeom>
                        <a:solidFill>
                          <a:schemeClr val="lt1"/>
                        </a:solidFill>
                        <a:ln w="6350">
                          <a:noFill/>
                        </a:ln>
                      </wps:spPr>
                      <wps:txbx>
                        <w:txbxContent>
                          <w:p w14:paraId="5BFA9C1A" w14:textId="3EE86EF5" w:rsidR="00F216A4" w:rsidRPr="00F216A4" w:rsidRDefault="00487821" w:rsidP="00F216A4">
                            <w:pPr>
                              <w:pStyle w:val="HTMLPreformatted"/>
                              <w:shd w:val="clear" w:color="auto" w:fill="FFFFFF"/>
                              <w:wordWrap w:val="0"/>
                              <w:rPr>
                                <w:rStyle w:val="gd15mcfceub"/>
                                <w:rFonts w:ascii="Lucida Console" w:hAnsi="Lucida Console"/>
                                <w:b/>
                                <w:bCs/>
                                <w:color w:val="000000"/>
                                <w:bdr w:val="none" w:sz="0" w:space="0" w:color="auto" w:frame="1"/>
                              </w:rPr>
                            </w:pPr>
                            <w:r>
                              <w:rPr>
                                <w:rStyle w:val="gd15mcfceub"/>
                                <w:rFonts w:ascii="Lucida Console" w:hAnsi="Lucida Console"/>
                                <w:b/>
                                <w:bCs/>
                                <w:color w:val="000000"/>
                                <w:bdr w:val="none" w:sz="0" w:space="0" w:color="auto" w:frame="1"/>
                              </w:rPr>
                              <w:t>Based on Publisher by Market</w:t>
                            </w:r>
                          </w:p>
                          <w:p w14:paraId="76B5467F" w14:textId="77777777" w:rsidR="00F216A4" w:rsidRDefault="00F216A4" w:rsidP="00F216A4">
                            <w:pPr>
                              <w:pStyle w:val="HTMLPreformatted"/>
                              <w:shd w:val="clear" w:color="auto" w:fill="FFFFFF"/>
                              <w:wordWrap w:val="0"/>
                              <w:rPr>
                                <w:rStyle w:val="gd15mcfceub"/>
                                <w:rFonts w:ascii="Lucida Console" w:hAnsi="Lucida Console"/>
                                <w:color w:val="000000"/>
                                <w:bdr w:val="none" w:sz="0" w:space="0" w:color="auto" w:frame="1"/>
                              </w:rPr>
                            </w:pPr>
                          </w:p>
                          <w:p w14:paraId="57D26ABF" w14:textId="3ADA18EA" w:rsidR="00F216A4" w:rsidRDefault="00F216A4" w:rsidP="00F216A4">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w:t>
                            </w:r>
                            <w:proofErr w:type="spellStart"/>
                            <w:proofErr w:type="gramStart"/>
                            <w:r>
                              <w:rPr>
                                <w:rStyle w:val="gd15mcfceub"/>
                                <w:rFonts w:ascii="Lucida Console" w:hAnsi="Lucida Console"/>
                                <w:color w:val="000000"/>
                                <w:bdr w:val="none" w:sz="0" w:space="0" w:color="auto" w:frame="1"/>
                              </w:rPr>
                              <w:t>lm</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formula = </w:t>
                            </w:r>
                            <w:proofErr w:type="spellStart"/>
                            <w:r>
                              <w:rPr>
                                <w:rStyle w:val="gd15mcfceub"/>
                                <w:rFonts w:ascii="Lucida Console" w:hAnsi="Lucida Console"/>
                                <w:color w:val="000000"/>
                                <w:bdr w:val="none" w:sz="0" w:space="0" w:color="auto" w:frame="1"/>
                              </w:rPr>
                              <w:t>puballup$Europe.Sales</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puballup$Global.Sales</w:t>
                            </w:r>
                            <w:proofErr w:type="spellEnd"/>
                            <w:r>
                              <w:rPr>
                                <w:rStyle w:val="gd15mcfceub"/>
                                <w:rFonts w:ascii="Lucida Console" w:hAnsi="Lucida Console"/>
                                <w:color w:val="000000"/>
                                <w:bdr w:val="none" w:sz="0" w:space="0" w:color="auto" w:frame="1"/>
                              </w:rPr>
                              <w:t xml:space="preserve">, data = </w:t>
                            </w:r>
                            <w:proofErr w:type="spellStart"/>
                            <w:r>
                              <w:rPr>
                                <w:rStyle w:val="gd15mcfceub"/>
                                <w:rFonts w:ascii="Lucida Console" w:hAnsi="Lucida Console"/>
                                <w:color w:val="000000"/>
                                <w:bdr w:val="none" w:sz="0" w:space="0" w:color="auto" w:frame="1"/>
                              </w:rPr>
                              <w:t>puballup</w:t>
                            </w:r>
                            <w:proofErr w:type="spellEnd"/>
                            <w:r>
                              <w:rPr>
                                <w:rStyle w:val="gd15mcfceub"/>
                                <w:rFonts w:ascii="Lucida Console" w:hAnsi="Lucida Console"/>
                                <w:color w:val="000000"/>
                                <w:bdr w:val="none" w:sz="0" w:space="0" w:color="auto" w:frame="1"/>
                              </w:rPr>
                              <w:t>)”</w:t>
                            </w:r>
                          </w:p>
                          <w:p w14:paraId="45FDDF0E" w14:textId="0D0353C0" w:rsidR="0006136B" w:rsidRDefault="0006136B"/>
                          <w:p w14:paraId="71AF8C25" w14:textId="2094F48C"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Pr>
                                <w:rFonts w:ascii="Lucida Console" w:eastAsia="Times New Roman" w:hAnsi="Lucida Console" w:cs="Courier New"/>
                                <w:color w:val="000000"/>
                                <w:sz w:val="20"/>
                                <w:szCs w:val="20"/>
                                <w:bdr w:val="none" w:sz="0" w:space="0" w:color="auto" w:frame="1"/>
                                <w:lang w:val="en-US"/>
                              </w:rPr>
                              <w:t>“</w:t>
                            </w:r>
                            <w:r w:rsidRPr="00F216A4">
                              <w:rPr>
                                <w:rFonts w:ascii="Lucida Console" w:eastAsia="Times New Roman" w:hAnsi="Lucida Console" w:cs="Courier New"/>
                                <w:color w:val="000000"/>
                                <w:sz w:val="20"/>
                                <w:szCs w:val="20"/>
                                <w:bdr w:val="none" w:sz="0" w:space="0" w:color="auto" w:frame="1"/>
                                <w:lang w:val="en-US"/>
                              </w:rPr>
                              <w:t>Residual standard error: 42.96 on 4 degrees of freedom</w:t>
                            </w:r>
                          </w:p>
                          <w:p w14:paraId="10BFCDB8"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Multiple R-squared:  0.8841,</w:t>
                            </w:r>
                            <w:r w:rsidRPr="00F216A4">
                              <w:rPr>
                                <w:rFonts w:ascii="Lucida Console" w:eastAsia="Times New Roman" w:hAnsi="Lucida Console" w:cs="Courier New"/>
                                <w:color w:val="000000"/>
                                <w:sz w:val="20"/>
                                <w:szCs w:val="20"/>
                                <w:bdr w:val="none" w:sz="0" w:space="0" w:color="auto" w:frame="1"/>
                                <w:lang w:val="en-US"/>
                              </w:rPr>
                              <w:tab/>
                            </w:r>
                          </w:p>
                          <w:p w14:paraId="76A055E2" w14:textId="0D765C4E"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Adjusted R-squared:  0.8551 </w:t>
                            </w:r>
                          </w:p>
                          <w:p w14:paraId="2557B240"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F-statistic: 30.51 on 1 and 4 DF, </w:t>
                            </w:r>
                          </w:p>
                          <w:p w14:paraId="000BB56B" w14:textId="5FBCC72F"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F216A4">
                              <w:rPr>
                                <w:rFonts w:ascii="Lucida Console" w:eastAsia="Times New Roman" w:hAnsi="Lucida Console" w:cs="Courier New"/>
                                <w:color w:val="000000"/>
                                <w:sz w:val="20"/>
                                <w:szCs w:val="20"/>
                                <w:bdr w:val="none" w:sz="0" w:space="0" w:color="auto" w:frame="1"/>
                                <w:lang w:val="en-US"/>
                              </w:rPr>
                              <w:t>p-value: 0.005245</w:t>
                            </w:r>
                            <w:r>
                              <w:rPr>
                                <w:rFonts w:ascii="Lucida Console" w:eastAsia="Times New Roman" w:hAnsi="Lucida Console" w:cs="Courier New"/>
                                <w:color w:val="000000"/>
                                <w:sz w:val="20"/>
                                <w:szCs w:val="20"/>
                                <w:bdr w:val="none" w:sz="0" w:space="0" w:color="auto" w:frame="1"/>
                                <w:lang w:val="en-US"/>
                              </w:rPr>
                              <w:t>”</w:t>
                            </w:r>
                          </w:p>
                          <w:p w14:paraId="53B0A5EB" w14:textId="77777777" w:rsidR="00F216A4" w:rsidRDefault="00F21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45CEE" id="Text Box 5" o:spid="_x0000_s1029" type="#_x0000_t202" style="position:absolute;margin-left:252pt;margin-top:.85pt;width:226.5pt;height:15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" fillcolor="white [3201]" stroked="f" strokeweight=".5pt">
                <v:textbox>
                  <w:txbxContent>
                    <w:p w14:paraId="5BFA9C1A" w14:textId="3EE86EF5" w:rsidR="00F216A4" w:rsidRPr="00F216A4" w:rsidRDefault="00487821" w:rsidP="00F216A4">
                      <w:pPr>
                        <w:pStyle w:val="HTMLPreformatted"/>
                        <w:shd w:val="clear" w:color="auto" w:fill="FFFFFF"/>
                        <w:wordWrap w:val="0"/>
                        <w:rPr>
                          <w:rStyle w:val="gd15mcfceub"/>
                          <w:rFonts w:ascii="Lucida Console" w:hAnsi="Lucida Console"/>
                          <w:b/>
                          <w:bCs/>
                          <w:color w:val="000000"/>
                          <w:bdr w:val="none" w:sz="0" w:space="0" w:color="auto" w:frame="1"/>
                        </w:rPr>
                      </w:pPr>
                      <w:r>
                        <w:rPr>
                          <w:rStyle w:val="gd15mcfceub"/>
                          <w:rFonts w:ascii="Lucida Console" w:hAnsi="Lucida Console"/>
                          <w:b/>
                          <w:bCs/>
                          <w:color w:val="000000"/>
                          <w:bdr w:val="none" w:sz="0" w:space="0" w:color="auto" w:frame="1"/>
                        </w:rPr>
                        <w:t>Based on Publisher by Market</w:t>
                      </w:r>
                    </w:p>
                    <w:p w14:paraId="76B5467F" w14:textId="77777777" w:rsidR="00F216A4" w:rsidRDefault="00F216A4" w:rsidP="00F216A4">
                      <w:pPr>
                        <w:pStyle w:val="HTMLPreformatted"/>
                        <w:shd w:val="clear" w:color="auto" w:fill="FFFFFF"/>
                        <w:wordWrap w:val="0"/>
                        <w:rPr>
                          <w:rStyle w:val="gd15mcfceub"/>
                          <w:rFonts w:ascii="Lucida Console" w:hAnsi="Lucida Console"/>
                          <w:color w:val="000000"/>
                          <w:bdr w:val="none" w:sz="0" w:space="0" w:color="auto" w:frame="1"/>
                        </w:rPr>
                      </w:pPr>
                    </w:p>
                    <w:p w14:paraId="57D26ABF" w14:textId="3ADA18EA" w:rsidR="00F216A4" w:rsidRDefault="00F216A4" w:rsidP="00F216A4">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w:t>
                      </w:r>
                      <w:proofErr w:type="spellStart"/>
                      <w:proofErr w:type="gramStart"/>
                      <w:r>
                        <w:rPr>
                          <w:rStyle w:val="gd15mcfceub"/>
                          <w:rFonts w:ascii="Lucida Console" w:hAnsi="Lucida Console"/>
                          <w:color w:val="000000"/>
                          <w:bdr w:val="none" w:sz="0" w:space="0" w:color="auto" w:frame="1"/>
                        </w:rPr>
                        <w:t>lm</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formula = </w:t>
                      </w:r>
                      <w:proofErr w:type="spellStart"/>
                      <w:r>
                        <w:rPr>
                          <w:rStyle w:val="gd15mcfceub"/>
                          <w:rFonts w:ascii="Lucida Console" w:hAnsi="Lucida Console"/>
                          <w:color w:val="000000"/>
                          <w:bdr w:val="none" w:sz="0" w:space="0" w:color="auto" w:frame="1"/>
                        </w:rPr>
                        <w:t>puballup$Europe.Sales</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puballup$Global.Sales</w:t>
                      </w:r>
                      <w:proofErr w:type="spellEnd"/>
                      <w:r>
                        <w:rPr>
                          <w:rStyle w:val="gd15mcfceub"/>
                          <w:rFonts w:ascii="Lucida Console" w:hAnsi="Lucida Console"/>
                          <w:color w:val="000000"/>
                          <w:bdr w:val="none" w:sz="0" w:space="0" w:color="auto" w:frame="1"/>
                        </w:rPr>
                        <w:t xml:space="preserve">, data = </w:t>
                      </w:r>
                      <w:proofErr w:type="spellStart"/>
                      <w:r>
                        <w:rPr>
                          <w:rStyle w:val="gd15mcfceub"/>
                          <w:rFonts w:ascii="Lucida Console" w:hAnsi="Lucida Console"/>
                          <w:color w:val="000000"/>
                          <w:bdr w:val="none" w:sz="0" w:space="0" w:color="auto" w:frame="1"/>
                        </w:rPr>
                        <w:t>puballup</w:t>
                      </w:r>
                      <w:proofErr w:type="spellEnd"/>
                      <w:r>
                        <w:rPr>
                          <w:rStyle w:val="gd15mcfceub"/>
                          <w:rFonts w:ascii="Lucida Console" w:hAnsi="Lucida Console"/>
                          <w:color w:val="000000"/>
                          <w:bdr w:val="none" w:sz="0" w:space="0" w:color="auto" w:frame="1"/>
                        </w:rPr>
                        <w:t>)”</w:t>
                      </w:r>
                    </w:p>
                    <w:p w14:paraId="45FDDF0E" w14:textId="0D0353C0" w:rsidR="0006136B" w:rsidRDefault="0006136B"/>
                    <w:p w14:paraId="71AF8C25" w14:textId="2094F48C"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Pr>
                          <w:rFonts w:ascii="Lucida Console" w:eastAsia="Times New Roman" w:hAnsi="Lucida Console" w:cs="Courier New"/>
                          <w:color w:val="000000"/>
                          <w:sz w:val="20"/>
                          <w:szCs w:val="20"/>
                          <w:bdr w:val="none" w:sz="0" w:space="0" w:color="auto" w:frame="1"/>
                          <w:lang w:val="en-US"/>
                        </w:rPr>
                        <w:t>“</w:t>
                      </w:r>
                      <w:r w:rsidRPr="00F216A4">
                        <w:rPr>
                          <w:rFonts w:ascii="Lucida Console" w:eastAsia="Times New Roman" w:hAnsi="Lucida Console" w:cs="Courier New"/>
                          <w:color w:val="000000"/>
                          <w:sz w:val="20"/>
                          <w:szCs w:val="20"/>
                          <w:bdr w:val="none" w:sz="0" w:space="0" w:color="auto" w:frame="1"/>
                          <w:lang w:val="en-US"/>
                        </w:rPr>
                        <w:t>Residual standard error: 42.96 on 4 degrees of freedom</w:t>
                      </w:r>
                    </w:p>
                    <w:p w14:paraId="10BFCDB8"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Multiple R-squared:  0.8841,</w:t>
                      </w:r>
                      <w:r w:rsidRPr="00F216A4">
                        <w:rPr>
                          <w:rFonts w:ascii="Lucida Console" w:eastAsia="Times New Roman" w:hAnsi="Lucida Console" w:cs="Courier New"/>
                          <w:color w:val="000000"/>
                          <w:sz w:val="20"/>
                          <w:szCs w:val="20"/>
                          <w:bdr w:val="none" w:sz="0" w:space="0" w:color="auto" w:frame="1"/>
                          <w:lang w:val="en-US"/>
                        </w:rPr>
                        <w:tab/>
                      </w:r>
                    </w:p>
                    <w:p w14:paraId="76A055E2" w14:textId="0D765C4E"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Adjusted R-squared:  0.8551 </w:t>
                      </w:r>
                    </w:p>
                    <w:p w14:paraId="2557B240"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F-statistic: 30.51 on 1 and 4 DF, </w:t>
                      </w:r>
                    </w:p>
                    <w:p w14:paraId="000BB56B" w14:textId="5FBCC72F"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F216A4">
                        <w:rPr>
                          <w:rFonts w:ascii="Lucida Console" w:eastAsia="Times New Roman" w:hAnsi="Lucida Console" w:cs="Courier New"/>
                          <w:color w:val="000000"/>
                          <w:sz w:val="20"/>
                          <w:szCs w:val="20"/>
                          <w:bdr w:val="none" w:sz="0" w:space="0" w:color="auto" w:frame="1"/>
                          <w:lang w:val="en-US"/>
                        </w:rPr>
                        <w:t>p-value: 0.005245</w:t>
                      </w:r>
                      <w:r>
                        <w:rPr>
                          <w:rFonts w:ascii="Lucida Console" w:eastAsia="Times New Roman" w:hAnsi="Lucida Console" w:cs="Courier New"/>
                          <w:color w:val="000000"/>
                          <w:sz w:val="20"/>
                          <w:szCs w:val="20"/>
                          <w:bdr w:val="none" w:sz="0" w:space="0" w:color="auto" w:frame="1"/>
                          <w:lang w:val="en-US"/>
                        </w:rPr>
                        <w:t>”</w:t>
                      </w:r>
                    </w:p>
                    <w:p w14:paraId="53B0A5EB" w14:textId="77777777" w:rsidR="00F216A4" w:rsidRDefault="00F216A4"/>
                  </w:txbxContent>
                </v:textbox>
              </v:shape>
            </w:pict>
          </mc:Fallback>
        </mc:AlternateContent>
      </w:r>
      <w:r>
        <w:rPr>
          <w:noProof/>
        </w:rPr>
        <w:drawing>
          <wp:inline distT="0" distB="0" distL="0" distR="0" wp14:anchorId="69FC8BE5" wp14:editId="12487DF2">
            <wp:extent cx="2943225" cy="23577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3969" cy="2366380"/>
                    </a:xfrm>
                    <a:prstGeom prst="rect">
                      <a:avLst/>
                    </a:prstGeom>
                    <a:noFill/>
                    <a:ln>
                      <a:noFill/>
                    </a:ln>
                  </pic:spPr>
                </pic:pic>
              </a:graphicData>
            </a:graphic>
          </wp:inline>
        </w:drawing>
      </w:r>
    </w:p>
    <w:p w14:paraId="1BA99DB1" w14:textId="53D2691E" w:rsidR="00066463" w:rsidRDefault="00D332E0" w:rsidP="00D332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4</w:t>
      </w:r>
      <w:r>
        <w:fldChar w:fldCharType="end"/>
      </w:r>
    </w:p>
    <w:p w14:paraId="2AE63F23" w14:textId="77777777" w:rsidR="00D332E0" w:rsidRDefault="00F216A4" w:rsidP="00D332E0">
      <w:pPr>
        <w:keepNext/>
        <w:spacing w:line="480" w:lineRule="auto"/>
      </w:pPr>
      <w:r>
        <w:rPr>
          <w:noProof/>
        </w:rPr>
        <w:lastRenderedPageBreak/>
        <mc:AlternateContent>
          <mc:Choice Requires="wps">
            <w:drawing>
              <wp:anchor distT="0" distB="0" distL="114300" distR="114300" simplePos="0" relativeHeight="251659776" behindDoc="0" locked="0" layoutInCell="1" allowOverlap="1" wp14:anchorId="716742EB" wp14:editId="02145B00">
                <wp:simplePos x="0" y="0"/>
                <wp:positionH relativeFrom="column">
                  <wp:posOffset>3276600</wp:posOffset>
                </wp:positionH>
                <wp:positionV relativeFrom="paragraph">
                  <wp:posOffset>12065</wp:posOffset>
                </wp:positionV>
                <wp:extent cx="2905125" cy="18954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2905125" cy="1895475"/>
                        </a:xfrm>
                        <a:prstGeom prst="rect">
                          <a:avLst/>
                        </a:prstGeom>
                        <a:solidFill>
                          <a:schemeClr val="lt1"/>
                        </a:solidFill>
                        <a:ln w="6350">
                          <a:noFill/>
                        </a:ln>
                      </wps:spPr>
                      <wps:txbx>
                        <w:txbxContent>
                          <w:p w14:paraId="6B781F94" w14:textId="6D9D293C" w:rsidR="00F216A4" w:rsidRPr="00F216A4" w:rsidRDefault="00487821" w:rsidP="00F216A4">
                            <w:pPr>
                              <w:pStyle w:val="HTMLPreformatted"/>
                              <w:shd w:val="clear" w:color="auto" w:fill="FFFFFF"/>
                              <w:wordWrap w:val="0"/>
                              <w:rPr>
                                <w:rStyle w:val="gd15mcfceub"/>
                                <w:rFonts w:ascii="Lucida Console" w:hAnsi="Lucida Console"/>
                                <w:b/>
                                <w:bCs/>
                                <w:color w:val="000000"/>
                                <w:bdr w:val="none" w:sz="0" w:space="0" w:color="auto" w:frame="1"/>
                              </w:rPr>
                            </w:pPr>
                            <w:r>
                              <w:rPr>
                                <w:rStyle w:val="gd15mcfceub"/>
                                <w:rFonts w:ascii="Lucida Console" w:hAnsi="Lucida Console"/>
                                <w:b/>
                                <w:bCs/>
                                <w:color w:val="000000"/>
                                <w:bdr w:val="none" w:sz="0" w:space="0" w:color="auto" w:frame="1"/>
                              </w:rPr>
                              <w:t>Based on Publisher by Market</w:t>
                            </w:r>
                          </w:p>
                          <w:p w14:paraId="5FE936B4" w14:textId="77777777" w:rsidR="00F216A4" w:rsidRDefault="00F216A4" w:rsidP="00F216A4">
                            <w:pPr>
                              <w:pStyle w:val="HTMLPreformatted"/>
                              <w:shd w:val="clear" w:color="auto" w:fill="FFFFFF"/>
                              <w:wordWrap w:val="0"/>
                              <w:rPr>
                                <w:rStyle w:val="gd15mcfceub"/>
                                <w:rFonts w:ascii="Lucida Console" w:hAnsi="Lucida Console"/>
                                <w:color w:val="000000"/>
                                <w:bdr w:val="none" w:sz="0" w:space="0" w:color="auto" w:frame="1"/>
                              </w:rPr>
                            </w:pPr>
                          </w:p>
                          <w:p w14:paraId="41ED8A9D" w14:textId="66F54C2C" w:rsidR="00F216A4" w:rsidRDefault="00F216A4" w:rsidP="00F216A4">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w:t>
                            </w:r>
                            <w:proofErr w:type="spellStart"/>
                            <w:proofErr w:type="gramStart"/>
                            <w:r>
                              <w:rPr>
                                <w:rStyle w:val="gd15mcfceub"/>
                                <w:rFonts w:ascii="Lucida Console" w:hAnsi="Lucida Console"/>
                                <w:color w:val="000000"/>
                                <w:bdr w:val="none" w:sz="0" w:space="0" w:color="auto" w:frame="1"/>
                              </w:rPr>
                              <w:t>lm</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formula = </w:t>
                            </w:r>
                            <w:proofErr w:type="spellStart"/>
                            <w:r>
                              <w:rPr>
                                <w:rStyle w:val="gd15mcfceub"/>
                                <w:rFonts w:ascii="Lucida Console" w:hAnsi="Lucida Console"/>
                                <w:color w:val="000000"/>
                                <w:bdr w:val="none" w:sz="0" w:space="0" w:color="auto" w:frame="1"/>
                              </w:rPr>
                              <w:t>puballup$Japan.Sales</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puballup$Global.Sales</w:t>
                            </w:r>
                            <w:proofErr w:type="spellEnd"/>
                            <w:r>
                              <w:rPr>
                                <w:rStyle w:val="gd15mcfceub"/>
                                <w:rFonts w:ascii="Lucida Console" w:hAnsi="Lucida Console"/>
                                <w:color w:val="000000"/>
                                <w:bdr w:val="none" w:sz="0" w:space="0" w:color="auto" w:frame="1"/>
                              </w:rPr>
                              <w:t xml:space="preserve">, data = </w:t>
                            </w:r>
                            <w:proofErr w:type="spellStart"/>
                            <w:r>
                              <w:rPr>
                                <w:rStyle w:val="gd15mcfceub"/>
                                <w:rFonts w:ascii="Lucida Console" w:hAnsi="Lucida Console"/>
                                <w:color w:val="000000"/>
                                <w:bdr w:val="none" w:sz="0" w:space="0" w:color="auto" w:frame="1"/>
                              </w:rPr>
                              <w:t>puballup</w:t>
                            </w:r>
                            <w:proofErr w:type="spellEnd"/>
                            <w:r>
                              <w:rPr>
                                <w:rStyle w:val="gd15mcfceub"/>
                                <w:rFonts w:ascii="Lucida Console" w:hAnsi="Lucida Console"/>
                                <w:color w:val="000000"/>
                                <w:bdr w:val="none" w:sz="0" w:space="0" w:color="auto" w:frame="1"/>
                              </w:rPr>
                              <w:t>)”</w:t>
                            </w:r>
                          </w:p>
                          <w:p w14:paraId="2EC91CAA" w14:textId="10E478BA" w:rsidR="00F216A4" w:rsidRDefault="00F216A4"/>
                          <w:p w14:paraId="687EB1A7" w14:textId="53182614"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Pr>
                                <w:rFonts w:ascii="Lucida Console" w:eastAsia="Times New Roman" w:hAnsi="Lucida Console" w:cs="Courier New"/>
                                <w:color w:val="000000"/>
                                <w:sz w:val="20"/>
                                <w:szCs w:val="20"/>
                                <w:bdr w:val="none" w:sz="0" w:space="0" w:color="auto" w:frame="1"/>
                                <w:lang w:val="en-US"/>
                              </w:rPr>
                              <w:t>“</w:t>
                            </w:r>
                            <w:r w:rsidRPr="00F216A4">
                              <w:rPr>
                                <w:rFonts w:ascii="Lucida Console" w:eastAsia="Times New Roman" w:hAnsi="Lucida Console" w:cs="Courier New"/>
                                <w:color w:val="000000"/>
                                <w:sz w:val="20"/>
                                <w:szCs w:val="20"/>
                                <w:bdr w:val="none" w:sz="0" w:space="0" w:color="auto" w:frame="1"/>
                                <w:lang w:val="en-US"/>
                              </w:rPr>
                              <w:t>Residual standard error: 61.83 on 4 degrees of freedom</w:t>
                            </w:r>
                          </w:p>
                          <w:p w14:paraId="25BB3C2E"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Multiple R-squared:  0.8681,</w:t>
                            </w:r>
                            <w:r w:rsidRPr="00F216A4">
                              <w:rPr>
                                <w:rFonts w:ascii="Lucida Console" w:eastAsia="Times New Roman" w:hAnsi="Lucida Console" w:cs="Courier New"/>
                                <w:color w:val="000000"/>
                                <w:sz w:val="20"/>
                                <w:szCs w:val="20"/>
                                <w:bdr w:val="none" w:sz="0" w:space="0" w:color="auto" w:frame="1"/>
                                <w:lang w:val="en-US"/>
                              </w:rPr>
                              <w:tab/>
                            </w:r>
                          </w:p>
                          <w:p w14:paraId="5F723E5D" w14:textId="71780DED"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Adjusted R-squared:  0.8351 </w:t>
                            </w:r>
                          </w:p>
                          <w:p w14:paraId="688EB719"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F-statistic: 26.32 on 1 and 4 DF, </w:t>
                            </w:r>
                          </w:p>
                          <w:p w14:paraId="3CCF68CD" w14:textId="316A0F7B"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F216A4">
                              <w:rPr>
                                <w:rFonts w:ascii="Lucida Console" w:eastAsia="Times New Roman" w:hAnsi="Lucida Console" w:cs="Courier New"/>
                                <w:color w:val="000000"/>
                                <w:sz w:val="20"/>
                                <w:szCs w:val="20"/>
                                <w:bdr w:val="none" w:sz="0" w:space="0" w:color="auto" w:frame="1"/>
                                <w:lang w:val="en-US"/>
                              </w:rPr>
                              <w:t>p-value: 0.006837</w:t>
                            </w:r>
                            <w:r>
                              <w:rPr>
                                <w:rFonts w:ascii="Lucida Console" w:eastAsia="Times New Roman" w:hAnsi="Lucida Console" w:cs="Courier New"/>
                                <w:color w:val="000000"/>
                                <w:sz w:val="20"/>
                                <w:szCs w:val="20"/>
                                <w:bdr w:val="none" w:sz="0" w:space="0" w:color="auto" w:frame="1"/>
                                <w:lang w:val="en-US"/>
                              </w:rPr>
                              <w:t>”</w:t>
                            </w:r>
                          </w:p>
                          <w:p w14:paraId="27F8292D" w14:textId="77777777" w:rsidR="00F216A4" w:rsidRDefault="00F21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742EB" id="Text Box 8" o:spid="_x0000_s1030" type="#_x0000_t202" style="position:absolute;margin-left:258pt;margin-top:.95pt;width:228.75pt;height:149.2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" fillcolor="white [3201]" stroked="f" strokeweight=".5pt">
                <v:textbox>
                  <w:txbxContent>
                    <w:p w14:paraId="6B781F94" w14:textId="6D9D293C" w:rsidR="00F216A4" w:rsidRPr="00F216A4" w:rsidRDefault="00487821" w:rsidP="00F216A4">
                      <w:pPr>
                        <w:pStyle w:val="HTMLPreformatted"/>
                        <w:shd w:val="clear" w:color="auto" w:fill="FFFFFF"/>
                        <w:wordWrap w:val="0"/>
                        <w:rPr>
                          <w:rStyle w:val="gd15mcfceub"/>
                          <w:rFonts w:ascii="Lucida Console" w:hAnsi="Lucida Console"/>
                          <w:b/>
                          <w:bCs/>
                          <w:color w:val="000000"/>
                          <w:bdr w:val="none" w:sz="0" w:space="0" w:color="auto" w:frame="1"/>
                        </w:rPr>
                      </w:pPr>
                      <w:r>
                        <w:rPr>
                          <w:rStyle w:val="gd15mcfceub"/>
                          <w:rFonts w:ascii="Lucida Console" w:hAnsi="Lucida Console"/>
                          <w:b/>
                          <w:bCs/>
                          <w:color w:val="000000"/>
                          <w:bdr w:val="none" w:sz="0" w:space="0" w:color="auto" w:frame="1"/>
                        </w:rPr>
                        <w:t>Based on Publisher by Market</w:t>
                      </w:r>
                    </w:p>
                    <w:p w14:paraId="5FE936B4" w14:textId="77777777" w:rsidR="00F216A4" w:rsidRDefault="00F216A4" w:rsidP="00F216A4">
                      <w:pPr>
                        <w:pStyle w:val="HTMLPreformatted"/>
                        <w:shd w:val="clear" w:color="auto" w:fill="FFFFFF"/>
                        <w:wordWrap w:val="0"/>
                        <w:rPr>
                          <w:rStyle w:val="gd15mcfceub"/>
                          <w:rFonts w:ascii="Lucida Console" w:hAnsi="Lucida Console"/>
                          <w:color w:val="000000"/>
                          <w:bdr w:val="none" w:sz="0" w:space="0" w:color="auto" w:frame="1"/>
                        </w:rPr>
                      </w:pPr>
                    </w:p>
                    <w:p w14:paraId="41ED8A9D" w14:textId="66F54C2C" w:rsidR="00F216A4" w:rsidRDefault="00F216A4" w:rsidP="00F216A4">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w:t>
                      </w:r>
                      <w:proofErr w:type="spellStart"/>
                      <w:proofErr w:type="gramStart"/>
                      <w:r>
                        <w:rPr>
                          <w:rStyle w:val="gd15mcfceub"/>
                          <w:rFonts w:ascii="Lucida Console" w:hAnsi="Lucida Console"/>
                          <w:color w:val="000000"/>
                          <w:bdr w:val="none" w:sz="0" w:space="0" w:color="auto" w:frame="1"/>
                        </w:rPr>
                        <w:t>lm</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formula = </w:t>
                      </w:r>
                      <w:proofErr w:type="spellStart"/>
                      <w:r>
                        <w:rPr>
                          <w:rStyle w:val="gd15mcfceub"/>
                          <w:rFonts w:ascii="Lucida Console" w:hAnsi="Lucida Console"/>
                          <w:color w:val="000000"/>
                          <w:bdr w:val="none" w:sz="0" w:space="0" w:color="auto" w:frame="1"/>
                        </w:rPr>
                        <w:t>puballup$Japan.Sales</w:t>
                      </w:r>
                      <w:proofErr w:type="spellEnd"/>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puballup$Global.Sales</w:t>
                      </w:r>
                      <w:proofErr w:type="spellEnd"/>
                      <w:r>
                        <w:rPr>
                          <w:rStyle w:val="gd15mcfceub"/>
                          <w:rFonts w:ascii="Lucida Console" w:hAnsi="Lucida Console"/>
                          <w:color w:val="000000"/>
                          <w:bdr w:val="none" w:sz="0" w:space="0" w:color="auto" w:frame="1"/>
                        </w:rPr>
                        <w:t xml:space="preserve">, data = </w:t>
                      </w:r>
                      <w:proofErr w:type="spellStart"/>
                      <w:r>
                        <w:rPr>
                          <w:rStyle w:val="gd15mcfceub"/>
                          <w:rFonts w:ascii="Lucida Console" w:hAnsi="Lucida Console"/>
                          <w:color w:val="000000"/>
                          <w:bdr w:val="none" w:sz="0" w:space="0" w:color="auto" w:frame="1"/>
                        </w:rPr>
                        <w:t>puballup</w:t>
                      </w:r>
                      <w:proofErr w:type="spellEnd"/>
                      <w:r>
                        <w:rPr>
                          <w:rStyle w:val="gd15mcfceub"/>
                          <w:rFonts w:ascii="Lucida Console" w:hAnsi="Lucida Console"/>
                          <w:color w:val="000000"/>
                          <w:bdr w:val="none" w:sz="0" w:space="0" w:color="auto" w:frame="1"/>
                        </w:rPr>
                        <w:t>)”</w:t>
                      </w:r>
                    </w:p>
                    <w:p w14:paraId="2EC91CAA" w14:textId="10E478BA" w:rsidR="00F216A4" w:rsidRDefault="00F216A4"/>
                    <w:p w14:paraId="687EB1A7" w14:textId="53182614"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Pr>
                          <w:rFonts w:ascii="Lucida Console" w:eastAsia="Times New Roman" w:hAnsi="Lucida Console" w:cs="Courier New"/>
                          <w:color w:val="000000"/>
                          <w:sz w:val="20"/>
                          <w:szCs w:val="20"/>
                          <w:bdr w:val="none" w:sz="0" w:space="0" w:color="auto" w:frame="1"/>
                          <w:lang w:val="en-US"/>
                        </w:rPr>
                        <w:t>“</w:t>
                      </w:r>
                      <w:r w:rsidRPr="00F216A4">
                        <w:rPr>
                          <w:rFonts w:ascii="Lucida Console" w:eastAsia="Times New Roman" w:hAnsi="Lucida Console" w:cs="Courier New"/>
                          <w:color w:val="000000"/>
                          <w:sz w:val="20"/>
                          <w:szCs w:val="20"/>
                          <w:bdr w:val="none" w:sz="0" w:space="0" w:color="auto" w:frame="1"/>
                          <w:lang w:val="en-US"/>
                        </w:rPr>
                        <w:t>Residual standard error: 61.83 on 4 degrees of freedom</w:t>
                      </w:r>
                    </w:p>
                    <w:p w14:paraId="25BB3C2E"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Multiple R-squared:  0.8681,</w:t>
                      </w:r>
                      <w:r w:rsidRPr="00F216A4">
                        <w:rPr>
                          <w:rFonts w:ascii="Lucida Console" w:eastAsia="Times New Roman" w:hAnsi="Lucida Console" w:cs="Courier New"/>
                          <w:color w:val="000000"/>
                          <w:sz w:val="20"/>
                          <w:szCs w:val="20"/>
                          <w:bdr w:val="none" w:sz="0" w:space="0" w:color="auto" w:frame="1"/>
                          <w:lang w:val="en-US"/>
                        </w:rPr>
                        <w:tab/>
                      </w:r>
                    </w:p>
                    <w:p w14:paraId="5F723E5D" w14:textId="71780DED"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Adjusted R-squared:  0.8351 </w:t>
                      </w:r>
                    </w:p>
                    <w:p w14:paraId="688EB719" w14:textId="77777777" w:rsid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lang w:val="en-US"/>
                        </w:rPr>
                      </w:pPr>
                      <w:r w:rsidRPr="00F216A4">
                        <w:rPr>
                          <w:rFonts w:ascii="Lucida Console" w:eastAsia="Times New Roman" w:hAnsi="Lucida Console" w:cs="Courier New"/>
                          <w:color w:val="000000"/>
                          <w:sz w:val="20"/>
                          <w:szCs w:val="20"/>
                          <w:bdr w:val="none" w:sz="0" w:space="0" w:color="auto" w:frame="1"/>
                          <w:lang w:val="en-US"/>
                        </w:rPr>
                        <w:t xml:space="preserve">F-statistic: 26.32 on 1 and 4 DF, </w:t>
                      </w:r>
                    </w:p>
                    <w:p w14:paraId="3CCF68CD" w14:textId="316A0F7B" w:rsidR="00F216A4" w:rsidRPr="00F216A4"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r w:rsidRPr="00F216A4">
                        <w:rPr>
                          <w:rFonts w:ascii="Lucida Console" w:eastAsia="Times New Roman" w:hAnsi="Lucida Console" w:cs="Courier New"/>
                          <w:color w:val="000000"/>
                          <w:sz w:val="20"/>
                          <w:szCs w:val="20"/>
                          <w:bdr w:val="none" w:sz="0" w:space="0" w:color="auto" w:frame="1"/>
                          <w:lang w:val="en-US"/>
                        </w:rPr>
                        <w:t>p-value: 0.006837</w:t>
                      </w:r>
                      <w:r>
                        <w:rPr>
                          <w:rFonts w:ascii="Lucida Console" w:eastAsia="Times New Roman" w:hAnsi="Lucida Console" w:cs="Courier New"/>
                          <w:color w:val="000000"/>
                          <w:sz w:val="20"/>
                          <w:szCs w:val="20"/>
                          <w:bdr w:val="none" w:sz="0" w:space="0" w:color="auto" w:frame="1"/>
                          <w:lang w:val="en-US"/>
                        </w:rPr>
                        <w:t>”</w:t>
                      </w:r>
                    </w:p>
                    <w:p w14:paraId="27F8292D" w14:textId="77777777" w:rsidR="00F216A4" w:rsidRDefault="00F216A4"/>
                  </w:txbxContent>
                </v:textbox>
              </v:shape>
            </w:pict>
          </mc:Fallback>
        </mc:AlternateContent>
      </w:r>
      <w:r>
        <w:rPr>
          <w:noProof/>
        </w:rPr>
        <w:drawing>
          <wp:inline distT="0" distB="0" distL="0" distR="0" wp14:anchorId="33412C19" wp14:editId="61F3B74F">
            <wp:extent cx="2905125" cy="232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686" cy="2359744"/>
                    </a:xfrm>
                    <a:prstGeom prst="rect">
                      <a:avLst/>
                    </a:prstGeom>
                    <a:noFill/>
                    <a:ln>
                      <a:noFill/>
                    </a:ln>
                  </pic:spPr>
                </pic:pic>
              </a:graphicData>
            </a:graphic>
          </wp:inline>
        </w:drawing>
      </w:r>
    </w:p>
    <w:p w14:paraId="5226BB95" w14:textId="10878F60" w:rsidR="0006136B" w:rsidRDefault="00D332E0" w:rsidP="00D332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5</w:t>
      </w:r>
      <w:r>
        <w:fldChar w:fldCharType="end"/>
      </w:r>
    </w:p>
    <w:p w14:paraId="4D6CC446" w14:textId="40704F63" w:rsidR="0006136B" w:rsidRDefault="0006136B" w:rsidP="00CD0342">
      <w:pPr>
        <w:spacing w:line="480" w:lineRule="auto"/>
        <w:jc w:val="center"/>
        <w:rPr>
          <w:rFonts w:ascii="Times New Roman" w:hAnsi="Times New Roman" w:cs="Times New Roman"/>
          <w:sz w:val="24"/>
          <w:szCs w:val="24"/>
        </w:rPr>
      </w:pPr>
    </w:p>
    <w:p w14:paraId="7573C104" w14:textId="7DC04467" w:rsidR="00D332E0" w:rsidRDefault="00AE056D" w:rsidP="0047232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From the data, we can see that North American Sales and Global Sales have the highest coefficient of determination, </w:t>
      </w:r>
      <w:r w:rsidR="00472320">
        <w:rPr>
          <w:rFonts w:ascii="Times New Roman" w:hAnsi="Times New Roman" w:cs="Times New Roman"/>
          <w:sz w:val="24"/>
          <w:szCs w:val="24"/>
        </w:rPr>
        <w:t xml:space="preserve">at 94.98%. Essentially, North America Sales has the greatest influence on our dependent variable of Global Sales. We can assume, that future forecasting would be weighted towards what the expected, or predicted, North American Sales were for a particular year or decade. European </w:t>
      </w:r>
      <w:r w:rsidR="00192CD6">
        <w:rPr>
          <w:rFonts w:ascii="Times New Roman" w:hAnsi="Times New Roman" w:cs="Times New Roman"/>
          <w:sz w:val="24"/>
          <w:szCs w:val="24"/>
        </w:rPr>
        <w:t>s</w:t>
      </w:r>
      <w:r w:rsidR="00472320">
        <w:rPr>
          <w:rFonts w:ascii="Times New Roman" w:hAnsi="Times New Roman" w:cs="Times New Roman"/>
          <w:sz w:val="24"/>
          <w:szCs w:val="24"/>
        </w:rPr>
        <w:t xml:space="preserve">ales and Japanese sales have a coefficient of determination of 85.56% and 83.51% respectively. </w:t>
      </w:r>
    </w:p>
    <w:p w14:paraId="0C4328F1" w14:textId="7AE69C5F" w:rsidR="00DF1EF9" w:rsidRDefault="00472320" w:rsidP="00DF1EF9">
      <w:pPr>
        <w:spacing w:line="480" w:lineRule="auto"/>
        <w:ind w:firstLine="720"/>
        <w:rPr>
          <w:rFonts w:ascii="Times New Roman" w:hAnsi="Times New Roman" w:cs="Times New Roman"/>
          <w:sz w:val="24"/>
          <w:szCs w:val="24"/>
        </w:rPr>
      </w:pPr>
      <w:r>
        <w:rPr>
          <w:rFonts w:ascii="Times New Roman" w:hAnsi="Times New Roman" w:cs="Times New Roman"/>
          <w:sz w:val="24"/>
          <w:szCs w:val="24"/>
        </w:rPr>
        <w:t>Calculating the spread</w:t>
      </w:r>
      <w:r w:rsidR="00D332E0">
        <w:rPr>
          <w:rFonts w:ascii="Times New Roman" w:hAnsi="Times New Roman" w:cs="Times New Roman"/>
          <w:sz w:val="24"/>
          <w:szCs w:val="24"/>
        </w:rPr>
        <w:t xml:space="preserve"> of these variables</w:t>
      </w:r>
      <w:r>
        <w:rPr>
          <w:rFonts w:ascii="Times New Roman" w:hAnsi="Times New Roman" w:cs="Times New Roman"/>
          <w:sz w:val="24"/>
          <w:szCs w:val="24"/>
        </w:rPr>
        <w:t xml:space="preserve"> using standard deviation, </w:t>
      </w:r>
      <w:proofErr w:type="spellStart"/>
      <w:proofErr w:type="gramStart"/>
      <w:r w:rsidRPr="00D332E0">
        <w:rPr>
          <w:rFonts w:ascii="Lucida Console" w:hAnsi="Lucida Console" w:cs="Times New Roman"/>
          <w:sz w:val="20"/>
          <w:szCs w:val="20"/>
        </w:rPr>
        <w:t>sd</w:t>
      </w:r>
      <w:proofErr w:type="spellEnd"/>
      <w:r w:rsidRPr="00D332E0">
        <w:rPr>
          <w:rFonts w:ascii="Lucida Console" w:hAnsi="Lucida Console" w:cs="Times New Roman"/>
          <w:sz w:val="20"/>
          <w:szCs w:val="20"/>
        </w:rPr>
        <w:t>(</w:t>
      </w:r>
      <w:proofErr w:type="spellStart"/>
      <w:proofErr w:type="gramEnd"/>
      <w:r w:rsidRPr="00D332E0">
        <w:rPr>
          <w:rFonts w:ascii="Lucida Console" w:hAnsi="Lucida Console" w:cs="Times New Roman"/>
          <w:sz w:val="20"/>
          <w:szCs w:val="20"/>
        </w:rPr>
        <w:t>puballup$Europe.Sales</w:t>
      </w:r>
      <w:proofErr w:type="spellEnd"/>
      <w:r w:rsidRPr="00D332E0">
        <w:rPr>
          <w:rFonts w:ascii="Lucida Console" w:hAnsi="Lucida Console" w:cs="Times New Roman"/>
          <w:sz w:val="20"/>
          <w:szCs w:val="20"/>
        </w:rPr>
        <w:t>)</w:t>
      </w:r>
      <w:r w:rsidRPr="00D332E0">
        <w:rPr>
          <w:rFonts w:ascii="Times New Roman" w:hAnsi="Times New Roman" w:cs="Times New Roman"/>
          <w:sz w:val="20"/>
          <w:szCs w:val="20"/>
        </w:rPr>
        <w:t xml:space="preserve"> </w:t>
      </w:r>
      <w:r>
        <w:rPr>
          <w:rFonts w:ascii="Times New Roman" w:hAnsi="Times New Roman" w:cs="Times New Roman"/>
          <w:sz w:val="24"/>
          <w:szCs w:val="24"/>
        </w:rPr>
        <w:t xml:space="preserve">and </w:t>
      </w:r>
      <w:proofErr w:type="spellStart"/>
      <w:r w:rsidRPr="00D332E0">
        <w:rPr>
          <w:rFonts w:ascii="Lucida Console" w:hAnsi="Lucida Console" w:cs="Times New Roman"/>
          <w:sz w:val="20"/>
          <w:szCs w:val="20"/>
        </w:rPr>
        <w:t>sd</w:t>
      </w:r>
      <w:proofErr w:type="spellEnd"/>
      <w:r w:rsidRPr="00D332E0">
        <w:rPr>
          <w:rFonts w:ascii="Lucida Console" w:hAnsi="Lucida Console" w:cs="Times New Roman"/>
          <w:sz w:val="20"/>
          <w:szCs w:val="20"/>
        </w:rPr>
        <w:t>(</w:t>
      </w:r>
      <w:proofErr w:type="spellStart"/>
      <w:r w:rsidRPr="00D332E0">
        <w:rPr>
          <w:rFonts w:ascii="Lucida Console" w:hAnsi="Lucida Console" w:cs="Times New Roman"/>
          <w:sz w:val="20"/>
          <w:szCs w:val="20"/>
        </w:rPr>
        <w:t>puballup$Japan.Sales</w:t>
      </w:r>
      <w:proofErr w:type="spellEnd"/>
      <w:r w:rsidRPr="00D332E0">
        <w:rPr>
          <w:rFonts w:ascii="Lucida Console" w:hAnsi="Lucida Console" w:cs="Times New Roman"/>
          <w:sz w:val="20"/>
          <w:szCs w:val="20"/>
        </w:rPr>
        <w:t>)</w:t>
      </w:r>
      <w:r>
        <w:rPr>
          <w:rFonts w:ascii="Times New Roman" w:hAnsi="Times New Roman" w:cs="Times New Roman"/>
          <w:sz w:val="24"/>
          <w:szCs w:val="24"/>
        </w:rPr>
        <w:t>, their measure of dispersion is relative</w:t>
      </w:r>
      <w:r w:rsidR="00973447">
        <w:rPr>
          <w:rFonts w:ascii="Times New Roman" w:hAnsi="Times New Roman" w:cs="Times New Roman"/>
          <w:sz w:val="24"/>
          <w:szCs w:val="24"/>
        </w:rPr>
        <w:t xml:space="preserve">ly wide with a </w:t>
      </w:r>
      <w:proofErr w:type="spellStart"/>
      <w:r w:rsidR="00973447">
        <w:rPr>
          <w:rFonts w:ascii="Times New Roman" w:hAnsi="Times New Roman" w:cs="Times New Roman"/>
          <w:sz w:val="24"/>
          <w:szCs w:val="24"/>
        </w:rPr>
        <w:t>sd</w:t>
      </w:r>
      <w:proofErr w:type="spellEnd"/>
      <w:r w:rsidR="00973447">
        <w:rPr>
          <w:rFonts w:ascii="Times New Roman" w:hAnsi="Times New Roman" w:cs="Times New Roman"/>
          <w:sz w:val="24"/>
          <w:szCs w:val="24"/>
        </w:rPr>
        <w:t xml:space="preserve"> </w:t>
      </w:r>
      <w:r>
        <w:rPr>
          <w:rFonts w:ascii="Times New Roman" w:hAnsi="Times New Roman" w:cs="Times New Roman"/>
          <w:sz w:val="24"/>
          <w:szCs w:val="24"/>
        </w:rPr>
        <w:t>of 112.88 and 152.26 respectively</w:t>
      </w:r>
      <w:r w:rsidR="00D332E0">
        <w:rPr>
          <w:rFonts w:ascii="Times New Roman" w:hAnsi="Times New Roman" w:cs="Times New Roman"/>
          <w:sz w:val="24"/>
          <w:szCs w:val="24"/>
        </w:rPr>
        <w:t>. C</w:t>
      </w:r>
      <w:r>
        <w:rPr>
          <w:rFonts w:ascii="Times New Roman" w:hAnsi="Times New Roman" w:cs="Times New Roman"/>
          <w:sz w:val="24"/>
          <w:szCs w:val="24"/>
        </w:rPr>
        <w:t>ompar</w:t>
      </w:r>
      <w:r w:rsidR="00D332E0">
        <w:rPr>
          <w:rFonts w:ascii="Times New Roman" w:hAnsi="Times New Roman" w:cs="Times New Roman"/>
          <w:sz w:val="24"/>
          <w:szCs w:val="24"/>
        </w:rPr>
        <w:t xml:space="preserve">atively, North America Sales has a </w:t>
      </w:r>
      <w:proofErr w:type="spellStart"/>
      <w:r w:rsidR="00973447">
        <w:rPr>
          <w:rFonts w:ascii="Times New Roman" w:hAnsi="Times New Roman" w:cs="Times New Roman"/>
          <w:sz w:val="24"/>
          <w:szCs w:val="24"/>
        </w:rPr>
        <w:t>sd</w:t>
      </w:r>
      <w:proofErr w:type="spellEnd"/>
      <w:r w:rsidR="00D332E0">
        <w:rPr>
          <w:rFonts w:ascii="Times New Roman" w:hAnsi="Times New Roman" w:cs="Times New Roman"/>
          <w:sz w:val="24"/>
          <w:szCs w:val="24"/>
        </w:rPr>
        <w:t xml:space="preserve"> (</w:t>
      </w:r>
      <w:proofErr w:type="spellStart"/>
      <w:proofErr w:type="gramStart"/>
      <w:r w:rsidR="00D332E0" w:rsidRPr="00D332E0">
        <w:rPr>
          <w:rFonts w:ascii="Lucida Console" w:hAnsi="Lucida Console" w:cs="Times New Roman"/>
          <w:sz w:val="20"/>
          <w:szCs w:val="20"/>
        </w:rPr>
        <w:t>sd</w:t>
      </w:r>
      <w:proofErr w:type="spellEnd"/>
      <w:r w:rsidR="00D332E0" w:rsidRPr="00D332E0">
        <w:rPr>
          <w:rFonts w:ascii="Lucida Console" w:hAnsi="Lucida Console" w:cs="Times New Roman"/>
          <w:sz w:val="20"/>
          <w:szCs w:val="20"/>
        </w:rPr>
        <w:t>(</w:t>
      </w:r>
      <w:proofErr w:type="spellStart"/>
      <w:proofErr w:type="gramEnd"/>
      <w:r w:rsidR="00D332E0" w:rsidRPr="00D332E0">
        <w:rPr>
          <w:rFonts w:ascii="Lucida Console" w:hAnsi="Lucida Console" w:cs="Times New Roman"/>
          <w:sz w:val="20"/>
          <w:szCs w:val="20"/>
        </w:rPr>
        <w:t>puballup$North.America.Sales</w:t>
      </w:r>
      <w:proofErr w:type="spellEnd"/>
      <w:r w:rsidR="00D332E0">
        <w:rPr>
          <w:rFonts w:ascii="Times New Roman" w:hAnsi="Times New Roman" w:cs="Times New Roman"/>
          <w:sz w:val="24"/>
          <w:szCs w:val="24"/>
        </w:rPr>
        <w:t>) of</w:t>
      </w:r>
      <w:r>
        <w:rPr>
          <w:rFonts w:ascii="Times New Roman" w:hAnsi="Times New Roman" w:cs="Times New Roman"/>
          <w:sz w:val="24"/>
          <w:szCs w:val="24"/>
        </w:rPr>
        <w:t xml:space="preserve"> 222.93</w:t>
      </w:r>
      <w:r w:rsidR="00D332E0">
        <w:rPr>
          <w:rFonts w:ascii="Times New Roman" w:hAnsi="Times New Roman" w:cs="Times New Roman"/>
          <w:sz w:val="24"/>
          <w:szCs w:val="24"/>
        </w:rPr>
        <w:t xml:space="preserve">. </w:t>
      </w:r>
      <w:r w:rsidR="00973447">
        <w:rPr>
          <w:rFonts w:ascii="Times New Roman" w:hAnsi="Times New Roman" w:cs="Times New Roman"/>
          <w:sz w:val="24"/>
          <w:szCs w:val="24"/>
        </w:rPr>
        <w:t xml:space="preserve">The greatness of spread also helps to visualize how vast the sales in the markets distributed by the individual publishers. The top </w:t>
      </w:r>
      <w:r w:rsidR="00EE789A">
        <w:rPr>
          <w:rFonts w:ascii="Times New Roman" w:hAnsi="Times New Roman" w:cs="Times New Roman"/>
          <w:sz w:val="24"/>
          <w:szCs w:val="24"/>
        </w:rPr>
        <w:t>three</w:t>
      </w:r>
      <w:r w:rsidR="00973447">
        <w:rPr>
          <w:rFonts w:ascii="Times New Roman" w:hAnsi="Times New Roman" w:cs="Times New Roman"/>
          <w:sz w:val="24"/>
          <w:szCs w:val="24"/>
        </w:rPr>
        <w:t xml:space="preserve"> publishers based on the individual sales market, as well as global sales, is listed in </w:t>
      </w:r>
      <w:r w:rsidR="00EE789A">
        <w:rPr>
          <w:rFonts w:ascii="Times New Roman" w:hAnsi="Times New Roman" w:cs="Times New Roman"/>
          <w:sz w:val="24"/>
          <w:szCs w:val="24"/>
        </w:rPr>
        <w:t>“T</w:t>
      </w:r>
      <w:r w:rsidR="00973447">
        <w:rPr>
          <w:rFonts w:ascii="Times New Roman" w:hAnsi="Times New Roman" w:cs="Times New Roman"/>
          <w:sz w:val="24"/>
          <w:szCs w:val="24"/>
        </w:rPr>
        <w:t xml:space="preserve">able </w:t>
      </w:r>
      <w:r w:rsidR="000A2343">
        <w:rPr>
          <w:rFonts w:ascii="Times New Roman" w:hAnsi="Times New Roman" w:cs="Times New Roman"/>
          <w:sz w:val="24"/>
          <w:szCs w:val="24"/>
        </w:rPr>
        <w:t>3</w:t>
      </w:r>
      <w:r w:rsidR="00EE789A">
        <w:rPr>
          <w:rFonts w:ascii="Times New Roman" w:hAnsi="Times New Roman" w:cs="Times New Roman"/>
          <w:sz w:val="24"/>
          <w:szCs w:val="24"/>
        </w:rPr>
        <w:t xml:space="preserve">” </w:t>
      </w:r>
      <w:r w:rsidR="00EE789A" w:rsidRPr="00EE789A">
        <w:rPr>
          <w:rFonts w:ascii="Lucida Console" w:hAnsi="Lucida Console" w:cs="Times New Roman"/>
          <w:sz w:val="18"/>
          <w:szCs w:val="18"/>
        </w:rPr>
        <w:t>(puballup&lt;-</w:t>
      </w:r>
      <w:proofErr w:type="gramStart"/>
      <w:r w:rsidR="00EE789A" w:rsidRPr="00EE789A">
        <w:rPr>
          <w:rFonts w:ascii="Lucida Console" w:hAnsi="Lucida Console" w:cs="Times New Roman"/>
          <w:sz w:val="18"/>
          <w:szCs w:val="18"/>
        </w:rPr>
        <w:t>data.frame</w:t>
      </w:r>
      <w:proofErr w:type="gramEnd"/>
      <w:r w:rsidR="00EE789A" w:rsidRPr="00EE789A">
        <w:rPr>
          <w:rFonts w:ascii="Lucida Console" w:hAnsi="Lucida Console" w:cs="Times New Roman"/>
          <w:sz w:val="18"/>
          <w:szCs w:val="18"/>
        </w:rPr>
        <w:t>(pubmerge2.2,pubmerge3.3,pubmerge4.4,pubmerge5.5)</w:t>
      </w:r>
      <w:r w:rsidR="00973447">
        <w:rPr>
          <w:rFonts w:ascii="Times New Roman" w:hAnsi="Times New Roman" w:cs="Times New Roman"/>
          <w:sz w:val="24"/>
          <w:szCs w:val="24"/>
        </w:rPr>
        <w:t>.</w:t>
      </w:r>
    </w:p>
    <w:p w14:paraId="78C7DB0E" w14:textId="77777777" w:rsidR="00F24276" w:rsidRDefault="00F24276" w:rsidP="00DF1EF9">
      <w:pPr>
        <w:spacing w:line="480" w:lineRule="auto"/>
        <w:ind w:firstLine="720"/>
        <w:rPr>
          <w:rFonts w:ascii="Times New Roman" w:hAnsi="Times New Roman" w:cs="Times New Roman"/>
          <w:sz w:val="24"/>
          <w:szCs w:val="24"/>
        </w:rPr>
      </w:pPr>
    </w:p>
    <w:tbl>
      <w:tblPr>
        <w:tblStyle w:val="ListTable7Colorful"/>
        <w:tblW w:w="9180" w:type="dxa"/>
        <w:tblLook w:val="04A0" w:firstRow="1" w:lastRow="0" w:firstColumn="1" w:lastColumn="0" w:noHBand="0" w:noVBand="1"/>
      </w:tblPr>
      <w:tblGrid>
        <w:gridCol w:w="1080"/>
        <w:gridCol w:w="1080"/>
        <w:gridCol w:w="720"/>
        <w:gridCol w:w="1080"/>
        <w:gridCol w:w="900"/>
        <w:gridCol w:w="1080"/>
        <w:gridCol w:w="720"/>
        <w:gridCol w:w="1919"/>
        <w:gridCol w:w="601"/>
      </w:tblGrid>
      <w:tr w:rsidR="00EE789A" w:rsidRPr="00EE789A" w14:paraId="26B8D3DA" w14:textId="77777777" w:rsidTr="00EE789A">
        <w:trPr>
          <w:cnfStyle w:val="100000000000" w:firstRow="1" w:lastRow="0" w:firstColumn="0" w:lastColumn="0" w:oddVBand="0" w:evenVBand="0" w:oddHBand="0" w:evenHBand="0" w:firstRowFirstColumn="0" w:firstRowLastColumn="0" w:lastRowFirstColumn="0" w:lastRowLastColumn="0"/>
          <w:trHeight w:val="218"/>
        </w:trPr>
        <w:tc>
          <w:tcPr>
            <w:cnfStyle w:val="001000000100" w:firstRow="0" w:lastRow="0" w:firstColumn="1" w:lastColumn="0" w:oddVBand="0" w:evenVBand="0" w:oddHBand="0" w:evenHBand="0" w:firstRowFirstColumn="1" w:firstRowLastColumn="0" w:lastRowFirstColumn="0" w:lastRowLastColumn="0"/>
            <w:tcW w:w="1080" w:type="dxa"/>
          </w:tcPr>
          <w:p w14:paraId="6AD5E24A" w14:textId="28084227" w:rsidR="00EE789A" w:rsidRPr="00EE789A" w:rsidRDefault="00EE789A" w:rsidP="00EE789A">
            <w:pPr>
              <w:spacing w:line="240" w:lineRule="auto"/>
              <w:rPr>
                <w:rFonts w:ascii="Times New Roman" w:eastAsia="Times New Roman" w:hAnsi="Times New Roman" w:cs="Times New Roman"/>
                <w:b/>
                <w:bCs/>
                <w:color w:val="000000"/>
                <w:sz w:val="14"/>
                <w:szCs w:val="14"/>
                <w:lang w:val="en-US"/>
              </w:rPr>
            </w:pPr>
            <w:r>
              <w:rPr>
                <w:rFonts w:ascii="Times New Roman" w:eastAsia="Times New Roman" w:hAnsi="Times New Roman" w:cs="Times New Roman"/>
                <w:b/>
                <w:bCs/>
                <w:color w:val="000000"/>
                <w:sz w:val="14"/>
                <w:szCs w:val="14"/>
                <w:lang w:val="en-US"/>
              </w:rPr>
              <w:lastRenderedPageBreak/>
              <w:t>Rank</w:t>
            </w:r>
          </w:p>
        </w:tc>
        <w:tc>
          <w:tcPr>
            <w:tcW w:w="1080" w:type="dxa"/>
            <w:hideMark/>
          </w:tcPr>
          <w:p w14:paraId="555F87D5" w14:textId="0E1F88F5"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Publisher</w:t>
            </w:r>
          </w:p>
        </w:tc>
        <w:tc>
          <w:tcPr>
            <w:tcW w:w="720" w:type="dxa"/>
            <w:hideMark/>
          </w:tcPr>
          <w:p w14:paraId="4CEADE01"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Global Sales</w:t>
            </w:r>
          </w:p>
        </w:tc>
        <w:tc>
          <w:tcPr>
            <w:tcW w:w="1080" w:type="dxa"/>
            <w:hideMark/>
          </w:tcPr>
          <w:p w14:paraId="6953AE38"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Publisher</w:t>
            </w:r>
          </w:p>
        </w:tc>
        <w:tc>
          <w:tcPr>
            <w:tcW w:w="900" w:type="dxa"/>
            <w:hideMark/>
          </w:tcPr>
          <w:p w14:paraId="4A4F7CB9"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North America Sales</w:t>
            </w:r>
          </w:p>
        </w:tc>
        <w:tc>
          <w:tcPr>
            <w:tcW w:w="1080" w:type="dxa"/>
            <w:hideMark/>
          </w:tcPr>
          <w:p w14:paraId="6670B200"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Publisher</w:t>
            </w:r>
          </w:p>
        </w:tc>
        <w:tc>
          <w:tcPr>
            <w:tcW w:w="720" w:type="dxa"/>
            <w:hideMark/>
          </w:tcPr>
          <w:p w14:paraId="0C69A051"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proofErr w:type="gramStart"/>
            <w:r w:rsidRPr="00EE789A">
              <w:rPr>
                <w:rFonts w:ascii="Times New Roman" w:eastAsia="Times New Roman" w:hAnsi="Times New Roman" w:cs="Times New Roman"/>
                <w:b/>
                <w:bCs/>
                <w:color w:val="000000"/>
                <w:sz w:val="14"/>
                <w:szCs w:val="14"/>
                <w:lang w:val="en-US"/>
              </w:rPr>
              <w:t>Europe  Sales</w:t>
            </w:r>
            <w:proofErr w:type="gramEnd"/>
          </w:p>
        </w:tc>
        <w:tc>
          <w:tcPr>
            <w:tcW w:w="1919" w:type="dxa"/>
            <w:hideMark/>
          </w:tcPr>
          <w:p w14:paraId="4B37EFA2"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Publisher</w:t>
            </w:r>
          </w:p>
        </w:tc>
        <w:tc>
          <w:tcPr>
            <w:tcW w:w="601" w:type="dxa"/>
            <w:hideMark/>
          </w:tcPr>
          <w:p w14:paraId="3BF0FA23" w14:textId="77777777" w:rsidR="00EE789A" w:rsidRPr="00EE789A" w:rsidRDefault="00EE789A" w:rsidP="00EE789A">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14"/>
                <w:szCs w:val="14"/>
                <w:lang w:val="en-US"/>
              </w:rPr>
            </w:pPr>
            <w:r w:rsidRPr="00EE789A">
              <w:rPr>
                <w:rFonts w:ascii="Times New Roman" w:eastAsia="Times New Roman" w:hAnsi="Times New Roman" w:cs="Times New Roman"/>
                <w:b/>
                <w:bCs/>
                <w:color w:val="000000"/>
                <w:sz w:val="14"/>
                <w:szCs w:val="14"/>
                <w:lang w:val="en-US"/>
              </w:rPr>
              <w:t xml:space="preserve">Japan Sales </w:t>
            </w:r>
          </w:p>
        </w:tc>
      </w:tr>
      <w:tr w:rsidR="00EE789A" w:rsidRPr="00EE789A" w14:paraId="00026E40" w14:textId="77777777" w:rsidTr="00EE789A">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080" w:type="dxa"/>
          </w:tcPr>
          <w:p w14:paraId="5A4C8EDD" w14:textId="1F0D2744" w:rsidR="00EE789A" w:rsidRPr="00EE789A" w:rsidRDefault="00EE789A" w:rsidP="00EE789A">
            <w:pPr>
              <w:spacing w:line="240" w:lineRule="auto"/>
              <w:rPr>
                <w:rFonts w:ascii="Times New Roman" w:eastAsia="Times New Roman" w:hAnsi="Times New Roman" w:cs="Times New Roman"/>
                <w:color w:val="000000"/>
                <w:sz w:val="14"/>
                <w:szCs w:val="14"/>
                <w:lang w:val="en-US"/>
              </w:rPr>
            </w:pPr>
            <w:r>
              <w:rPr>
                <w:rFonts w:ascii="Times New Roman" w:eastAsia="Times New Roman" w:hAnsi="Times New Roman" w:cs="Times New Roman"/>
                <w:color w:val="000000"/>
                <w:sz w:val="14"/>
                <w:szCs w:val="14"/>
                <w:lang w:val="en-US"/>
              </w:rPr>
              <w:t>#1</w:t>
            </w:r>
          </w:p>
        </w:tc>
        <w:tc>
          <w:tcPr>
            <w:tcW w:w="1080" w:type="dxa"/>
            <w:noWrap/>
            <w:hideMark/>
          </w:tcPr>
          <w:p w14:paraId="1BA42272" w14:textId="70146AA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Nintendo</w:t>
            </w:r>
          </w:p>
        </w:tc>
        <w:tc>
          <w:tcPr>
            <w:tcW w:w="720" w:type="dxa"/>
            <w:noWrap/>
            <w:hideMark/>
          </w:tcPr>
          <w:p w14:paraId="02CA3780"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1703.62</w:t>
            </w:r>
          </w:p>
        </w:tc>
        <w:tc>
          <w:tcPr>
            <w:tcW w:w="1080" w:type="dxa"/>
            <w:noWrap/>
            <w:hideMark/>
          </w:tcPr>
          <w:p w14:paraId="22BFD2F0" w14:textId="7777777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Nintendo</w:t>
            </w:r>
          </w:p>
        </w:tc>
        <w:tc>
          <w:tcPr>
            <w:tcW w:w="900" w:type="dxa"/>
            <w:noWrap/>
            <w:hideMark/>
          </w:tcPr>
          <w:p w14:paraId="340C05D3"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775.38</w:t>
            </w:r>
          </w:p>
        </w:tc>
        <w:tc>
          <w:tcPr>
            <w:tcW w:w="1080" w:type="dxa"/>
            <w:noWrap/>
            <w:hideMark/>
          </w:tcPr>
          <w:p w14:paraId="4C4848D1" w14:textId="7777777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Nintendo</w:t>
            </w:r>
          </w:p>
        </w:tc>
        <w:tc>
          <w:tcPr>
            <w:tcW w:w="720" w:type="dxa"/>
            <w:noWrap/>
            <w:hideMark/>
          </w:tcPr>
          <w:p w14:paraId="0C1E599D"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389.72</w:t>
            </w:r>
          </w:p>
        </w:tc>
        <w:tc>
          <w:tcPr>
            <w:tcW w:w="1919" w:type="dxa"/>
            <w:noWrap/>
            <w:hideMark/>
          </w:tcPr>
          <w:p w14:paraId="03608DCB" w14:textId="7777777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Nintendo</w:t>
            </w:r>
          </w:p>
        </w:tc>
        <w:tc>
          <w:tcPr>
            <w:tcW w:w="601" w:type="dxa"/>
            <w:noWrap/>
            <w:hideMark/>
          </w:tcPr>
          <w:p w14:paraId="2A2C493D"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451.65</w:t>
            </w:r>
          </w:p>
        </w:tc>
      </w:tr>
      <w:tr w:rsidR="00EE789A" w:rsidRPr="00EE789A" w14:paraId="2E628897" w14:textId="77777777" w:rsidTr="00EE789A">
        <w:trPr>
          <w:trHeight w:val="218"/>
        </w:trPr>
        <w:tc>
          <w:tcPr>
            <w:cnfStyle w:val="001000000000" w:firstRow="0" w:lastRow="0" w:firstColumn="1" w:lastColumn="0" w:oddVBand="0" w:evenVBand="0" w:oddHBand="0" w:evenHBand="0" w:firstRowFirstColumn="0" w:firstRowLastColumn="0" w:lastRowFirstColumn="0" w:lastRowLastColumn="0"/>
            <w:tcW w:w="1080" w:type="dxa"/>
          </w:tcPr>
          <w:p w14:paraId="2CD1637B" w14:textId="0B40C805" w:rsidR="00EE789A" w:rsidRPr="00EE789A" w:rsidRDefault="00EE789A" w:rsidP="00EE789A">
            <w:pPr>
              <w:spacing w:line="240" w:lineRule="auto"/>
              <w:rPr>
                <w:rFonts w:ascii="Times New Roman" w:eastAsia="Times New Roman" w:hAnsi="Times New Roman" w:cs="Times New Roman"/>
                <w:color w:val="000000"/>
                <w:sz w:val="14"/>
                <w:szCs w:val="14"/>
                <w:lang w:val="en-US"/>
              </w:rPr>
            </w:pPr>
            <w:r>
              <w:rPr>
                <w:rFonts w:ascii="Times New Roman" w:eastAsia="Times New Roman" w:hAnsi="Times New Roman" w:cs="Times New Roman"/>
                <w:color w:val="000000"/>
                <w:sz w:val="14"/>
                <w:szCs w:val="14"/>
                <w:lang w:val="en-US"/>
              </w:rPr>
              <w:t>#2</w:t>
            </w:r>
          </w:p>
        </w:tc>
        <w:tc>
          <w:tcPr>
            <w:tcW w:w="1080" w:type="dxa"/>
            <w:noWrap/>
            <w:hideMark/>
          </w:tcPr>
          <w:p w14:paraId="784C2C7E" w14:textId="1E869A12" w:rsidR="00EE789A" w:rsidRPr="00EE789A" w:rsidRDefault="00EE789A" w:rsidP="00EE789A">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Electronic Arts</w:t>
            </w:r>
          </w:p>
        </w:tc>
        <w:tc>
          <w:tcPr>
            <w:tcW w:w="720" w:type="dxa"/>
            <w:noWrap/>
            <w:hideMark/>
          </w:tcPr>
          <w:p w14:paraId="1D53D42A" w14:textId="77777777" w:rsidR="00EE789A" w:rsidRPr="00EE789A" w:rsidRDefault="00EE789A" w:rsidP="00EE789A">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1110.15</w:t>
            </w:r>
          </w:p>
        </w:tc>
        <w:tc>
          <w:tcPr>
            <w:tcW w:w="1080" w:type="dxa"/>
            <w:noWrap/>
            <w:hideMark/>
          </w:tcPr>
          <w:p w14:paraId="33FF105F" w14:textId="77777777" w:rsidR="00EE789A" w:rsidRPr="00EE789A" w:rsidRDefault="00EE789A" w:rsidP="00EE789A">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Electronic Arts</w:t>
            </w:r>
          </w:p>
        </w:tc>
        <w:tc>
          <w:tcPr>
            <w:tcW w:w="900" w:type="dxa"/>
            <w:noWrap/>
            <w:hideMark/>
          </w:tcPr>
          <w:p w14:paraId="5B23E06E" w14:textId="77777777" w:rsidR="00EE789A" w:rsidRPr="00EE789A" w:rsidRDefault="00EE789A" w:rsidP="00EE789A">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595.07</w:t>
            </w:r>
          </w:p>
        </w:tc>
        <w:tc>
          <w:tcPr>
            <w:tcW w:w="1080" w:type="dxa"/>
            <w:noWrap/>
            <w:hideMark/>
          </w:tcPr>
          <w:p w14:paraId="0A65C696" w14:textId="77777777" w:rsidR="00EE789A" w:rsidRPr="00EE789A" w:rsidRDefault="00EE789A" w:rsidP="00EE789A">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Electronic Arts</w:t>
            </w:r>
          </w:p>
        </w:tc>
        <w:tc>
          <w:tcPr>
            <w:tcW w:w="720" w:type="dxa"/>
            <w:noWrap/>
            <w:hideMark/>
          </w:tcPr>
          <w:p w14:paraId="7D802E2C" w14:textId="77777777" w:rsidR="00EE789A" w:rsidRPr="00EE789A" w:rsidRDefault="00EE789A" w:rsidP="00EE789A">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371.27</w:t>
            </w:r>
          </w:p>
        </w:tc>
        <w:tc>
          <w:tcPr>
            <w:tcW w:w="1919" w:type="dxa"/>
            <w:noWrap/>
            <w:hideMark/>
          </w:tcPr>
          <w:p w14:paraId="39784B57" w14:textId="77777777" w:rsidR="00EE789A" w:rsidRPr="00EE789A" w:rsidRDefault="00EE789A" w:rsidP="00EE789A">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Namco Bandai Games</w:t>
            </w:r>
          </w:p>
        </w:tc>
        <w:tc>
          <w:tcPr>
            <w:tcW w:w="601" w:type="dxa"/>
            <w:noWrap/>
            <w:hideMark/>
          </w:tcPr>
          <w:p w14:paraId="56EF1E19" w14:textId="77777777" w:rsidR="00EE789A" w:rsidRPr="00EE789A" w:rsidRDefault="00EE789A" w:rsidP="00EE789A">
            <w:pPr>
              <w:spacing w:line="24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127.07</w:t>
            </w:r>
          </w:p>
        </w:tc>
      </w:tr>
      <w:tr w:rsidR="00EE789A" w:rsidRPr="00EE789A" w14:paraId="1278773E" w14:textId="77777777" w:rsidTr="00EE789A">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1080" w:type="dxa"/>
          </w:tcPr>
          <w:p w14:paraId="4A4D3D29" w14:textId="51244BD0" w:rsidR="00EE789A" w:rsidRPr="00EE789A" w:rsidRDefault="00EE789A" w:rsidP="00EE789A">
            <w:pPr>
              <w:spacing w:line="240" w:lineRule="auto"/>
              <w:rPr>
                <w:rFonts w:ascii="Times New Roman" w:eastAsia="Times New Roman" w:hAnsi="Times New Roman" w:cs="Times New Roman"/>
                <w:color w:val="000000"/>
                <w:sz w:val="14"/>
                <w:szCs w:val="14"/>
                <w:lang w:val="en-US"/>
              </w:rPr>
            </w:pPr>
            <w:r>
              <w:rPr>
                <w:rFonts w:ascii="Times New Roman" w:eastAsia="Times New Roman" w:hAnsi="Times New Roman" w:cs="Times New Roman"/>
                <w:color w:val="000000"/>
                <w:sz w:val="14"/>
                <w:szCs w:val="14"/>
                <w:lang w:val="en-US"/>
              </w:rPr>
              <w:t>#3</w:t>
            </w:r>
          </w:p>
        </w:tc>
        <w:tc>
          <w:tcPr>
            <w:tcW w:w="1080" w:type="dxa"/>
            <w:noWrap/>
            <w:hideMark/>
          </w:tcPr>
          <w:p w14:paraId="151EC4BA" w14:textId="76EF02D9"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Activision</w:t>
            </w:r>
          </w:p>
        </w:tc>
        <w:tc>
          <w:tcPr>
            <w:tcW w:w="720" w:type="dxa"/>
            <w:noWrap/>
            <w:hideMark/>
          </w:tcPr>
          <w:p w14:paraId="586DCC11"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727.11</w:t>
            </w:r>
          </w:p>
        </w:tc>
        <w:tc>
          <w:tcPr>
            <w:tcW w:w="1080" w:type="dxa"/>
            <w:noWrap/>
            <w:hideMark/>
          </w:tcPr>
          <w:p w14:paraId="073A805F" w14:textId="7777777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Activision</w:t>
            </w:r>
          </w:p>
        </w:tc>
        <w:tc>
          <w:tcPr>
            <w:tcW w:w="900" w:type="dxa"/>
            <w:noWrap/>
            <w:hideMark/>
          </w:tcPr>
          <w:p w14:paraId="6A5B67F8"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429.7</w:t>
            </w:r>
          </w:p>
        </w:tc>
        <w:tc>
          <w:tcPr>
            <w:tcW w:w="1080" w:type="dxa"/>
            <w:noWrap/>
            <w:hideMark/>
          </w:tcPr>
          <w:p w14:paraId="4FB07C6B" w14:textId="7777777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Activision</w:t>
            </w:r>
          </w:p>
        </w:tc>
        <w:tc>
          <w:tcPr>
            <w:tcW w:w="720" w:type="dxa"/>
            <w:noWrap/>
            <w:hideMark/>
          </w:tcPr>
          <w:p w14:paraId="40A20138"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215.53</w:t>
            </w:r>
          </w:p>
        </w:tc>
        <w:tc>
          <w:tcPr>
            <w:tcW w:w="1919" w:type="dxa"/>
            <w:noWrap/>
            <w:hideMark/>
          </w:tcPr>
          <w:p w14:paraId="22158DD9" w14:textId="77777777" w:rsidR="00EE789A" w:rsidRPr="00EE789A" w:rsidRDefault="00EE789A" w:rsidP="00EE789A">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Konami Digital Entertainment</w:t>
            </w:r>
          </w:p>
        </w:tc>
        <w:tc>
          <w:tcPr>
            <w:tcW w:w="601" w:type="dxa"/>
            <w:noWrap/>
            <w:hideMark/>
          </w:tcPr>
          <w:p w14:paraId="2FEF82C4" w14:textId="77777777" w:rsidR="00EE789A" w:rsidRPr="00EE789A" w:rsidRDefault="00EE789A" w:rsidP="00EE789A">
            <w:pPr>
              <w:spacing w:line="24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lang w:val="en-US"/>
              </w:rPr>
            </w:pPr>
            <w:r w:rsidRPr="00EE789A">
              <w:rPr>
                <w:rFonts w:ascii="Times New Roman" w:eastAsia="Times New Roman" w:hAnsi="Times New Roman" w:cs="Times New Roman"/>
                <w:color w:val="000000"/>
                <w:sz w:val="14"/>
                <w:szCs w:val="14"/>
                <w:lang w:val="en-US"/>
              </w:rPr>
              <w:t>91.3</w:t>
            </w:r>
          </w:p>
        </w:tc>
      </w:tr>
    </w:tbl>
    <w:p w14:paraId="1F317C6D" w14:textId="5EE61537" w:rsidR="00973447" w:rsidRPr="005A40B6" w:rsidRDefault="00EE789A" w:rsidP="00EE789A">
      <w:pPr>
        <w:pStyle w:val="Caption"/>
        <w:rPr>
          <w:rFonts w:ascii="Times New Roman" w:hAnsi="Times New Roman" w:cs="Times New Roman"/>
          <w:color w:val="auto"/>
          <w:sz w:val="24"/>
          <w:szCs w:val="24"/>
        </w:rPr>
      </w:pPr>
      <w:r w:rsidRPr="005A40B6">
        <w:rPr>
          <w:color w:val="auto"/>
        </w:rPr>
        <w:t xml:space="preserve">Table </w:t>
      </w:r>
      <w:r w:rsidR="00F42753">
        <w:rPr>
          <w:color w:val="auto"/>
        </w:rPr>
        <w:fldChar w:fldCharType="begin"/>
      </w:r>
      <w:r w:rsidR="00F42753">
        <w:rPr>
          <w:color w:val="auto"/>
        </w:rPr>
        <w:instrText xml:space="preserve"> SEQ Table \* ARABIC </w:instrText>
      </w:r>
      <w:r w:rsidR="00F42753">
        <w:rPr>
          <w:color w:val="auto"/>
        </w:rPr>
        <w:fldChar w:fldCharType="separate"/>
      </w:r>
      <w:r w:rsidR="007267EF">
        <w:rPr>
          <w:noProof/>
          <w:color w:val="auto"/>
        </w:rPr>
        <w:t>3</w:t>
      </w:r>
      <w:r w:rsidR="00F42753">
        <w:rPr>
          <w:color w:val="auto"/>
        </w:rPr>
        <w:fldChar w:fldCharType="end"/>
      </w:r>
      <w:r w:rsidRPr="005A40B6">
        <w:rPr>
          <w:color w:val="auto"/>
        </w:rPr>
        <w:t>: Publisher Rank by Market</w:t>
      </w:r>
    </w:p>
    <w:p w14:paraId="50C0F512" w14:textId="77777777" w:rsidR="0006136B" w:rsidRDefault="0006136B" w:rsidP="00CD0342">
      <w:pPr>
        <w:spacing w:line="480" w:lineRule="auto"/>
        <w:jc w:val="center"/>
        <w:rPr>
          <w:rFonts w:ascii="Times New Roman" w:hAnsi="Times New Roman" w:cs="Times New Roman"/>
          <w:sz w:val="24"/>
          <w:szCs w:val="24"/>
        </w:rPr>
      </w:pPr>
    </w:p>
    <w:p w14:paraId="69F7FCAC" w14:textId="73F903D4" w:rsidR="00CD0342" w:rsidRDefault="00CD0342" w:rsidP="00CD0342">
      <w:pPr>
        <w:spacing w:line="480" w:lineRule="auto"/>
        <w:jc w:val="center"/>
        <w:rPr>
          <w:rFonts w:ascii="Times New Roman" w:hAnsi="Times New Roman" w:cs="Times New Roman"/>
          <w:sz w:val="24"/>
          <w:szCs w:val="24"/>
        </w:rPr>
      </w:pPr>
      <w:r w:rsidRPr="00A27711">
        <w:rPr>
          <w:rFonts w:ascii="Times New Roman" w:hAnsi="Times New Roman" w:cs="Times New Roman"/>
          <w:sz w:val="24"/>
          <w:szCs w:val="24"/>
        </w:rPr>
        <w:t xml:space="preserve">Rank </w:t>
      </w:r>
      <w:r w:rsidR="00E12705">
        <w:rPr>
          <w:rFonts w:ascii="Times New Roman" w:hAnsi="Times New Roman" w:cs="Times New Roman"/>
          <w:sz w:val="24"/>
          <w:szCs w:val="24"/>
        </w:rPr>
        <w:t>and Sales of Genre</w:t>
      </w:r>
    </w:p>
    <w:p w14:paraId="0EC1B474" w14:textId="0B048566" w:rsidR="003B34CE" w:rsidRDefault="00F216A4" w:rsidP="00D332E0">
      <w:pPr>
        <w:keepNext/>
        <w:spacing w:line="480" w:lineRule="auto"/>
        <w:rPr>
          <w:rFonts w:ascii="Times New Roman" w:hAnsi="Times New Roman" w:cs="Times New Roman"/>
          <w:sz w:val="24"/>
          <w:szCs w:val="24"/>
        </w:rPr>
      </w:pPr>
      <w:r>
        <w:rPr>
          <w:rFonts w:ascii="Times New Roman" w:hAnsi="Times New Roman" w:cs="Times New Roman"/>
          <w:sz w:val="24"/>
          <w:szCs w:val="24"/>
        </w:rPr>
        <w:tab/>
      </w:r>
      <w:r w:rsidR="00E21536">
        <w:rPr>
          <w:rFonts w:ascii="Times New Roman" w:hAnsi="Times New Roman" w:cs="Times New Roman"/>
          <w:sz w:val="24"/>
          <w:szCs w:val="24"/>
        </w:rPr>
        <w:t>Examining the rank and sales of genre will continue the story that the data is trying to tell us</w:t>
      </w:r>
      <w:r>
        <w:rPr>
          <w:rFonts w:ascii="Times New Roman" w:hAnsi="Times New Roman" w:cs="Times New Roman"/>
          <w:sz w:val="24"/>
          <w:szCs w:val="24"/>
        </w:rPr>
        <w:t xml:space="preserve">. </w:t>
      </w:r>
      <w:r w:rsidR="00FC452F">
        <w:rPr>
          <w:rFonts w:ascii="Times New Roman" w:hAnsi="Times New Roman" w:cs="Times New Roman"/>
          <w:sz w:val="24"/>
          <w:szCs w:val="24"/>
        </w:rPr>
        <w:t>Video games are relatively recent in the history of this world, the “Video Game Sales” data set by Halim Noor (2020) has data that starts in 1980 and ends in 2020.</w:t>
      </w:r>
      <w:r w:rsidR="00DA594A">
        <w:rPr>
          <w:rFonts w:ascii="Times New Roman" w:hAnsi="Times New Roman" w:cs="Times New Roman"/>
          <w:sz w:val="24"/>
          <w:szCs w:val="24"/>
        </w:rPr>
        <w:t xml:space="preserve"> Video game consoles first became available for in home use in 1972, with the launch of the Magnavox Odyssey (</w:t>
      </w:r>
      <w:proofErr w:type="spellStart"/>
      <w:r w:rsidR="00DA594A">
        <w:rPr>
          <w:rFonts w:ascii="Times New Roman" w:hAnsi="Times New Roman" w:cs="Times New Roman"/>
          <w:sz w:val="24"/>
          <w:szCs w:val="24"/>
        </w:rPr>
        <w:t>Willeart</w:t>
      </w:r>
      <w:proofErr w:type="spellEnd"/>
      <w:r w:rsidR="00DA594A">
        <w:rPr>
          <w:rFonts w:ascii="Times New Roman" w:hAnsi="Times New Roman" w:cs="Times New Roman"/>
          <w:sz w:val="24"/>
          <w:szCs w:val="24"/>
        </w:rPr>
        <w:t>, 2018).</w:t>
      </w:r>
      <w:r w:rsidR="003B34CE">
        <w:rPr>
          <w:rFonts w:ascii="Times New Roman" w:hAnsi="Times New Roman" w:cs="Times New Roman"/>
          <w:sz w:val="24"/>
          <w:szCs w:val="24"/>
        </w:rPr>
        <w:t xml:space="preserve"> In order to understand the full picture of sales, it is necessary to peruse the data at a micro level. </w:t>
      </w:r>
      <w:r w:rsidR="00FC452F">
        <w:rPr>
          <w:rFonts w:ascii="Times New Roman" w:hAnsi="Times New Roman" w:cs="Times New Roman"/>
          <w:sz w:val="24"/>
          <w:szCs w:val="24"/>
        </w:rPr>
        <w:t xml:space="preserve"> </w:t>
      </w:r>
    </w:p>
    <w:p w14:paraId="2E290831" w14:textId="77777777" w:rsidR="00F24276" w:rsidRDefault="00D91140" w:rsidP="00F2427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function “</w:t>
      </w:r>
      <w:proofErr w:type="spellStart"/>
      <w:r>
        <w:rPr>
          <w:rFonts w:ascii="Times New Roman" w:hAnsi="Times New Roman" w:cs="Times New Roman"/>
          <w:sz w:val="24"/>
          <w:szCs w:val="24"/>
        </w:rPr>
        <w:t>statsVG</w:t>
      </w:r>
      <w:proofErr w:type="spellEnd"/>
      <w:r>
        <w:rPr>
          <w:rFonts w:ascii="Times New Roman" w:hAnsi="Times New Roman" w:cs="Times New Roman"/>
          <w:sz w:val="24"/>
          <w:szCs w:val="24"/>
        </w:rPr>
        <w:t xml:space="preserve">” </w:t>
      </w:r>
      <w:r w:rsidR="005928A7">
        <w:rPr>
          <w:rFonts w:ascii="Times New Roman" w:hAnsi="Times New Roman" w:cs="Times New Roman"/>
          <w:sz w:val="24"/>
          <w:szCs w:val="24"/>
        </w:rPr>
        <w:t xml:space="preserve">was created in order to run measures of central tendency and </w:t>
      </w:r>
      <w:r w:rsidR="00E12705">
        <w:rPr>
          <w:rFonts w:ascii="Times New Roman" w:hAnsi="Times New Roman" w:cs="Times New Roman"/>
          <w:sz w:val="24"/>
          <w:szCs w:val="24"/>
        </w:rPr>
        <w:t xml:space="preserve">measures of </w:t>
      </w:r>
      <w:r w:rsidR="005928A7">
        <w:rPr>
          <w:rFonts w:ascii="Times New Roman" w:hAnsi="Times New Roman" w:cs="Times New Roman"/>
          <w:sz w:val="24"/>
          <w:szCs w:val="24"/>
        </w:rPr>
        <w:t>dispersion. Central tendency measures includ</w:t>
      </w:r>
      <w:r w:rsidR="00E21536">
        <w:rPr>
          <w:rFonts w:ascii="Times New Roman" w:hAnsi="Times New Roman" w:cs="Times New Roman"/>
          <w:sz w:val="24"/>
          <w:szCs w:val="24"/>
        </w:rPr>
        <w:t>e</w:t>
      </w:r>
      <w:r w:rsidR="005928A7">
        <w:rPr>
          <w:rFonts w:ascii="Times New Roman" w:hAnsi="Times New Roman" w:cs="Times New Roman"/>
          <w:sz w:val="24"/>
          <w:szCs w:val="24"/>
        </w:rPr>
        <w:t xml:space="preserve"> mean and mode. Measures of dispersion includ</w:t>
      </w:r>
      <w:r w:rsidR="00E21536">
        <w:rPr>
          <w:rFonts w:ascii="Times New Roman" w:hAnsi="Times New Roman" w:cs="Times New Roman"/>
          <w:sz w:val="24"/>
          <w:szCs w:val="24"/>
        </w:rPr>
        <w:t xml:space="preserve">e </w:t>
      </w:r>
      <w:r w:rsidR="005928A7">
        <w:rPr>
          <w:rFonts w:ascii="Times New Roman" w:hAnsi="Times New Roman" w:cs="Times New Roman"/>
          <w:sz w:val="24"/>
          <w:szCs w:val="24"/>
        </w:rPr>
        <w:t xml:space="preserve">standard deviation, range, and quantile functions. </w:t>
      </w:r>
      <w:r w:rsidR="00E21536">
        <w:rPr>
          <w:rFonts w:ascii="Times New Roman" w:hAnsi="Times New Roman" w:cs="Times New Roman"/>
          <w:sz w:val="24"/>
          <w:szCs w:val="24"/>
        </w:rPr>
        <w:t>This assists in</w:t>
      </w:r>
      <w:r w:rsidR="00F24276">
        <w:rPr>
          <w:rFonts w:ascii="Times New Roman" w:hAnsi="Times New Roman" w:cs="Times New Roman"/>
          <w:sz w:val="24"/>
          <w:szCs w:val="24"/>
        </w:rPr>
        <w:t xml:space="preserve"> </w:t>
      </w:r>
      <w:r w:rsidR="00E21536">
        <w:rPr>
          <w:rFonts w:ascii="Times New Roman" w:hAnsi="Times New Roman" w:cs="Times New Roman"/>
          <w:sz w:val="24"/>
          <w:szCs w:val="24"/>
        </w:rPr>
        <w:t xml:space="preserve">understanding how the data differentiates itself from across markets. Output such as range can tell us about how wide the data is spread out, while mean gives us the average of all data. </w:t>
      </w:r>
    </w:p>
    <w:p w14:paraId="1B7687B7" w14:textId="725934D1" w:rsidR="00F24276" w:rsidRDefault="00F24276" w:rsidP="00F2427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North America sales had the highest mean of sales at 362.62, as well as the greatest range within their data, with a minimum of 68.7 and a maximum of 877.83. In Figure 4, we can see that in North America, the highest sales were in the “Action” genre, and the lowest sales are allocated to Strategy games. In Europe, while the sales are less than North America with a max sales of 525 and a minimum sales at 45.34, in Figure 4 it is easily identifiable that European sales follow a similar path as North America’s sales with the “Action” genre taking the top spot, and the “Strategy” genre taking the bottom spot. </w:t>
      </w:r>
    </w:p>
    <w:p w14:paraId="2FEA38C1" w14:textId="1D56AC8C" w:rsidR="00D332E0" w:rsidRDefault="00D332E0" w:rsidP="00D332E0">
      <w:pPr>
        <w:keepNext/>
        <w:spacing w:line="480" w:lineRule="auto"/>
      </w:pPr>
      <w:r>
        <w:rPr>
          <w:noProof/>
        </w:rPr>
        <w:lastRenderedPageBreak/>
        <mc:AlternateContent>
          <mc:Choice Requires="wps">
            <w:drawing>
              <wp:anchor distT="0" distB="0" distL="114300" distR="114300" simplePos="0" relativeHeight="251660800" behindDoc="0" locked="0" layoutInCell="1" allowOverlap="1" wp14:anchorId="7FCAF396" wp14:editId="2A50626D">
                <wp:simplePos x="0" y="0"/>
                <wp:positionH relativeFrom="column">
                  <wp:posOffset>3208020</wp:posOffset>
                </wp:positionH>
                <wp:positionV relativeFrom="paragraph">
                  <wp:posOffset>7620</wp:posOffset>
                </wp:positionV>
                <wp:extent cx="3429000" cy="211074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3429000" cy="2110740"/>
                        </a:xfrm>
                        <a:prstGeom prst="rect">
                          <a:avLst/>
                        </a:prstGeom>
                        <a:solidFill>
                          <a:schemeClr val="lt1"/>
                        </a:solidFill>
                        <a:ln w="6350">
                          <a:noFill/>
                        </a:ln>
                      </wps:spPr>
                      <wps:txbx>
                        <w:txbxContent>
                          <w:p w14:paraId="5AA79CB5" w14:textId="77777777"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roofErr w:type="spellStart"/>
                            <w:r w:rsidRPr="00AE056D">
                              <w:rPr>
                                <w:rFonts w:ascii="Lucida Console" w:eastAsia="Times New Roman" w:hAnsi="Lucida Console" w:cs="Courier New"/>
                                <w:color w:val="000000"/>
                                <w:sz w:val="18"/>
                                <w:szCs w:val="18"/>
                                <w:bdr w:val="none" w:sz="0" w:space="0" w:color="auto" w:frame="1"/>
                                <w:lang w:val="en-US"/>
                              </w:rPr>
                              <w:t>statsVGstatsVG</w:t>
                            </w:r>
                            <w:proofErr w:type="spellEnd"/>
                            <w:r w:rsidRPr="00AE056D">
                              <w:rPr>
                                <w:rFonts w:ascii="Lucida Console" w:eastAsia="Times New Roman" w:hAnsi="Lucida Console" w:cs="Courier New"/>
                                <w:color w:val="000000"/>
                                <w:sz w:val="18"/>
                                <w:szCs w:val="18"/>
                                <w:bdr w:val="none" w:sz="0" w:space="0" w:color="auto" w:frame="1"/>
                                <w:lang w:val="en-US"/>
                              </w:rPr>
                              <w:t>(</w:t>
                            </w:r>
                            <w:proofErr w:type="spellStart"/>
                            <w:r w:rsidRPr="00AE056D">
                              <w:rPr>
                                <w:rFonts w:ascii="Lucida Console" w:eastAsia="Times New Roman" w:hAnsi="Lucida Console" w:cs="Courier New"/>
                                <w:color w:val="000000"/>
                                <w:sz w:val="18"/>
                                <w:szCs w:val="18"/>
                                <w:bdr w:val="none" w:sz="0" w:space="0" w:color="auto" w:frame="1"/>
                                <w:lang w:val="en-US"/>
                              </w:rPr>
                              <w:t>genreSalesTotal$naSales</w:t>
                            </w:r>
                            <w:proofErr w:type="spellEnd"/>
                            <w:r w:rsidRPr="00AE056D">
                              <w:rPr>
                                <w:rFonts w:ascii="Lucida Console" w:eastAsia="Times New Roman" w:hAnsi="Lucida Console" w:cs="Courier New"/>
                                <w:color w:val="000000"/>
                                <w:sz w:val="18"/>
                                <w:szCs w:val="18"/>
                                <w:bdr w:val="none" w:sz="0" w:space="0" w:color="auto" w:frame="1"/>
                                <w:lang w:val="en-US"/>
                              </w:rPr>
                              <w:t xml:space="preserve">) </w:t>
                            </w:r>
                          </w:p>
                          <w:p w14:paraId="3A21EA56" w14:textId="77777777"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699EBA46" w14:textId="49FCB4B7" w:rsidR="00F216A4" w:rsidRPr="00AE056D"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F216A4">
                              <w:rPr>
                                <w:rFonts w:ascii="Lucida Console" w:eastAsia="Times New Roman" w:hAnsi="Lucida Console" w:cs="Courier New"/>
                                <w:color w:val="000000"/>
                                <w:sz w:val="18"/>
                                <w:szCs w:val="18"/>
                                <w:bdr w:val="none" w:sz="0" w:space="0" w:color="auto" w:frame="1"/>
                                <w:lang w:val="en-US"/>
                              </w:rPr>
                              <w:t xml:space="preserve">mean: 362.6217 median: 343.35 min: 68.7 max 877.83 </w:t>
                            </w:r>
                            <w:proofErr w:type="spellStart"/>
                            <w:r w:rsidRPr="00F216A4">
                              <w:rPr>
                                <w:rFonts w:ascii="Lucida Console" w:eastAsia="Times New Roman" w:hAnsi="Lucida Console" w:cs="Courier New"/>
                                <w:color w:val="000000"/>
                                <w:sz w:val="18"/>
                                <w:szCs w:val="18"/>
                                <w:bdr w:val="none" w:sz="0" w:space="0" w:color="auto" w:frame="1"/>
                                <w:lang w:val="en-US"/>
                              </w:rPr>
                              <w:t>sd</w:t>
                            </w:r>
                            <w:proofErr w:type="spellEnd"/>
                            <w:r w:rsidRPr="00F216A4">
                              <w:rPr>
                                <w:rFonts w:ascii="Lucida Console" w:eastAsia="Times New Roman" w:hAnsi="Lucida Console" w:cs="Courier New"/>
                                <w:color w:val="000000"/>
                                <w:sz w:val="18"/>
                                <w:szCs w:val="18"/>
                                <w:bdr w:val="none" w:sz="0" w:space="0" w:color="auto" w:frame="1"/>
                                <w:lang w:val="en-US"/>
                              </w:rPr>
                              <w:t xml:space="preserve">: 245.5669 </w:t>
                            </w:r>
                            <w:proofErr w:type="gramStart"/>
                            <w:r w:rsidRPr="00F216A4">
                              <w:rPr>
                                <w:rFonts w:ascii="Lucida Console" w:eastAsia="Times New Roman" w:hAnsi="Lucida Console" w:cs="Courier New"/>
                                <w:color w:val="000000"/>
                                <w:sz w:val="18"/>
                                <w:szCs w:val="18"/>
                                <w:bdr w:val="none" w:sz="0" w:space="0" w:color="auto" w:frame="1"/>
                                <w:lang w:val="en-US"/>
                              </w:rPr>
                              <w:t>quantile(</w:t>
                            </w:r>
                            <w:proofErr w:type="gramEnd"/>
                            <w:r w:rsidRPr="00F216A4">
                              <w:rPr>
                                <w:rFonts w:ascii="Lucida Console" w:eastAsia="Times New Roman" w:hAnsi="Lucida Console" w:cs="Courier New"/>
                                <w:color w:val="000000"/>
                                <w:sz w:val="18"/>
                                <w:szCs w:val="18"/>
                                <w:bdr w:val="none" w:sz="0" w:space="0" w:color="auto" w:frame="1"/>
                                <w:lang w:val="en-US"/>
                              </w:rPr>
                              <w:t>0.05-0.95): 89.105 -- 748.046</w:t>
                            </w:r>
                          </w:p>
                          <w:p w14:paraId="4C50F452" w14:textId="58B9C6E1"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6A0F7E73" w14:textId="2C6923BC"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roofErr w:type="spellStart"/>
                            <w:r w:rsidRPr="00AE056D">
                              <w:rPr>
                                <w:rFonts w:ascii="Lucida Console" w:eastAsia="Times New Roman" w:hAnsi="Lucida Console" w:cs="Courier New"/>
                                <w:color w:val="000000"/>
                                <w:sz w:val="18"/>
                                <w:szCs w:val="18"/>
                                <w:lang w:val="en-US"/>
                              </w:rPr>
                              <w:t>statsVG</w:t>
                            </w:r>
                            <w:proofErr w:type="spellEnd"/>
                            <w:r w:rsidRPr="00AE056D">
                              <w:rPr>
                                <w:rFonts w:ascii="Lucida Console" w:eastAsia="Times New Roman" w:hAnsi="Lucida Console" w:cs="Courier New"/>
                                <w:color w:val="000000"/>
                                <w:sz w:val="18"/>
                                <w:szCs w:val="18"/>
                                <w:lang w:val="en-US"/>
                              </w:rPr>
                              <w:t>(</w:t>
                            </w:r>
                            <w:proofErr w:type="spellStart"/>
                            <w:r w:rsidRPr="00AE056D">
                              <w:rPr>
                                <w:rFonts w:ascii="Lucida Console" w:eastAsia="Times New Roman" w:hAnsi="Lucida Console" w:cs="Courier New"/>
                                <w:color w:val="000000"/>
                                <w:sz w:val="18"/>
                                <w:szCs w:val="18"/>
                                <w:lang w:val="en-US"/>
                              </w:rPr>
                              <w:t>genreSalesTotal$euSales</w:t>
                            </w:r>
                            <w:proofErr w:type="spellEnd"/>
                            <w:r w:rsidRPr="00AE056D">
                              <w:rPr>
                                <w:rFonts w:ascii="Lucida Console" w:eastAsia="Times New Roman" w:hAnsi="Lucida Console" w:cs="Courier New"/>
                                <w:color w:val="000000"/>
                                <w:sz w:val="18"/>
                                <w:szCs w:val="18"/>
                                <w:lang w:val="en-US"/>
                              </w:rPr>
                              <w:t>)</w:t>
                            </w:r>
                          </w:p>
                          <w:p w14:paraId="1BD15D80" w14:textId="77777777" w:rsidR="00D91140" w:rsidRPr="00AE056D" w:rsidRDefault="00D91140" w:rsidP="00D91140">
                            <w:pPr>
                              <w:pStyle w:val="HTMLPreformatted"/>
                              <w:shd w:val="clear" w:color="auto" w:fill="FFFFFF"/>
                              <w:wordWrap w:val="0"/>
                              <w:rPr>
                                <w:rStyle w:val="gd15mcfceub"/>
                                <w:rFonts w:ascii="Lucida Console" w:hAnsi="Lucida Console"/>
                                <w:color w:val="000000"/>
                                <w:sz w:val="18"/>
                                <w:szCs w:val="18"/>
                                <w:bdr w:val="none" w:sz="0" w:space="0" w:color="auto" w:frame="1"/>
                              </w:rPr>
                            </w:pPr>
                          </w:p>
                          <w:p w14:paraId="40A87123" w14:textId="7EADB9AD" w:rsidR="00D91140" w:rsidRPr="00AE056D" w:rsidRDefault="00D91140" w:rsidP="00D91140">
                            <w:pPr>
                              <w:pStyle w:val="HTMLPreformatted"/>
                              <w:shd w:val="clear" w:color="auto" w:fill="FFFFFF"/>
                              <w:wordWrap w:val="0"/>
                              <w:rPr>
                                <w:rStyle w:val="gd15mcfceub"/>
                                <w:rFonts w:ascii="Lucida Console" w:hAnsi="Lucida Console"/>
                                <w:color w:val="000000"/>
                                <w:sz w:val="18"/>
                                <w:szCs w:val="18"/>
                                <w:bdr w:val="none" w:sz="0" w:space="0" w:color="auto" w:frame="1"/>
                              </w:rPr>
                            </w:pPr>
                            <w:r w:rsidRPr="00AE056D">
                              <w:rPr>
                                <w:rStyle w:val="gd15mcfceub"/>
                                <w:rFonts w:ascii="Lucida Console" w:hAnsi="Lucida Console"/>
                                <w:color w:val="000000"/>
                                <w:sz w:val="18"/>
                                <w:szCs w:val="18"/>
                                <w:bdr w:val="none" w:sz="0" w:space="0" w:color="auto" w:frame="1"/>
                              </w:rPr>
                              <w:t xml:space="preserve">mean: 200.4258 median: 194.845 min: 45.34 max 525 </w:t>
                            </w:r>
                            <w:proofErr w:type="spellStart"/>
                            <w:r w:rsidRPr="00AE056D">
                              <w:rPr>
                                <w:rStyle w:val="gd15mcfceub"/>
                                <w:rFonts w:ascii="Lucida Console" w:hAnsi="Lucida Console"/>
                                <w:color w:val="000000"/>
                                <w:sz w:val="18"/>
                                <w:szCs w:val="18"/>
                                <w:bdr w:val="none" w:sz="0" w:space="0" w:color="auto" w:frame="1"/>
                              </w:rPr>
                              <w:t>sd</w:t>
                            </w:r>
                            <w:proofErr w:type="spellEnd"/>
                            <w:r w:rsidRPr="00AE056D">
                              <w:rPr>
                                <w:rStyle w:val="gd15mcfceub"/>
                                <w:rFonts w:ascii="Lucida Console" w:hAnsi="Lucida Console"/>
                                <w:color w:val="000000"/>
                                <w:sz w:val="18"/>
                                <w:szCs w:val="18"/>
                                <w:bdr w:val="none" w:sz="0" w:space="0" w:color="auto" w:frame="1"/>
                              </w:rPr>
                              <w:t xml:space="preserve">: 142.7231 </w:t>
                            </w:r>
                            <w:proofErr w:type="gramStart"/>
                            <w:r w:rsidRPr="00AE056D">
                              <w:rPr>
                                <w:rStyle w:val="gd15mcfceub"/>
                                <w:rFonts w:ascii="Lucida Console" w:hAnsi="Lucida Console"/>
                                <w:color w:val="000000"/>
                                <w:sz w:val="18"/>
                                <w:szCs w:val="18"/>
                                <w:bdr w:val="none" w:sz="0" w:space="0" w:color="auto" w:frame="1"/>
                              </w:rPr>
                              <w:t>quantile(</w:t>
                            </w:r>
                            <w:proofErr w:type="gramEnd"/>
                            <w:r w:rsidRPr="00AE056D">
                              <w:rPr>
                                <w:rStyle w:val="gd15mcfceub"/>
                                <w:rFonts w:ascii="Lucida Console" w:hAnsi="Lucida Console"/>
                                <w:color w:val="000000"/>
                                <w:sz w:val="18"/>
                                <w:szCs w:val="18"/>
                                <w:bdr w:val="none" w:sz="0" w:space="0" w:color="auto" w:frame="1"/>
                              </w:rPr>
                              <w:t>0.05-0.95): 48.332 -- 427.5565</w:t>
                            </w:r>
                          </w:p>
                          <w:p w14:paraId="69B922F2" w14:textId="7E7E9CEA" w:rsidR="00D91140" w:rsidRPr="00AE056D" w:rsidRDefault="00D91140" w:rsidP="00D91140">
                            <w:pPr>
                              <w:pStyle w:val="HTMLPreformatted"/>
                              <w:shd w:val="clear" w:color="auto" w:fill="FFFFFF"/>
                              <w:wordWrap w:val="0"/>
                              <w:rPr>
                                <w:rStyle w:val="gd15mcfceub"/>
                                <w:rFonts w:ascii="Lucida Console" w:hAnsi="Lucida Console"/>
                                <w:color w:val="000000"/>
                                <w:sz w:val="18"/>
                                <w:szCs w:val="18"/>
                                <w:bdr w:val="none" w:sz="0" w:space="0" w:color="auto" w:frame="1"/>
                              </w:rPr>
                            </w:pPr>
                          </w:p>
                          <w:p w14:paraId="5A56B8A3" w14:textId="6C90D511" w:rsidR="00D91140" w:rsidRPr="00AE056D" w:rsidRDefault="00D91140" w:rsidP="00D91140">
                            <w:pPr>
                              <w:pStyle w:val="HTMLPreformatted"/>
                              <w:shd w:val="clear" w:color="auto" w:fill="FFFFFF"/>
                              <w:wordWrap w:val="0"/>
                              <w:rPr>
                                <w:rFonts w:ascii="Lucida Console" w:hAnsi="Lucida Console"/>
                                <w:color w:val="000000"/>
                                <w:sz w:val="18"/>
                                <w:szCs w:val="18"/>
                              </w:rPr>
                            </w:pPr>
                            <w:proofErr w:type="spellStart"/>
                            <w:r w:rsidRPr="00AE056D">
                              <w:rPr>
                                <w:rFonts w:ascii="Lucida Console" w:hAnsi="Lucida Console"/>
                                <w:color w:val="000000"/>
                                <w:sz w:val="18"/>
                                <w:szCs w:val="18"/>
                              </w:rPr>
                              <w:t>statsVG</w:t>
                            </w:r>
                            <w:proofErr w:type="spellEnd"/>
                            <w:r w:rsidRPr="00AE056D">
                              <w:rPr>
                                <w:rFonts w:ascii="Lucida Console" w:hAnsi="Lucida Console"/>
                                <w:color w:val="000000"/>
                                <w:sz w:val="18"/>
                                <w:szCs w:val="18"/>
                              </w:rPr>
                              <w:t>(</w:t>
                            </w:r>
                            <w:proofErr w:type="spellStart"/>
                            <w:r w:rsidRPr="00AE056D">
                              <w:rPr>
                                <w:rFonts w:ascii="Lucida Console" w:hAnsi="Lucida Console"/>
                                <w:color w:val="000000"/>
                                <w:sz w:val="18"/>
                                <w:szCs w:val="18"/>
                              </w:rPr>
                              <w:t>genreSalesTotal$jpSales</w:t>
                            </w:r>
                            <w:proofErr w:type="spellEnd"/>
                            <w:r w:rsidRPr="00AE056D">
                              <w:rPr>
                                <w:rFonts w:ascii="Lucida Console" w:hAnsi="Lucida Console"/>
                                <w:color w:val="000000"/>
                                <w:sz w:val="18"/>
                                <w:szCs w:val="18"/>
                              </w:rPr>
                              <w:t>)</w:t>
                            </w:r>
                          </w:p>
                          <w:p w14:paraId="0B4AD0AF" w14:textId="50348571" w:rsidR="00D91140" w:rsidRPr="00AE056D" w:rsidRDefault="00D91140" w:rsidP="00D91140">
                            <w:pPr>
                              <w:pStyle w:val="HTMLPreformatted"/>
                              <w:shd w:val="clear" w:color="auto" w:fill="FFFFFF"/>
                              <w:wordWrap w:val="0"/>
                              <w:rPr>
                                <w:rFonts w:ascii="Lucida Console" w:hAnsi="Lucida Console"/>
                                <w:color w:val="000000"/>
                                <w:sz w:val="18"/>
                                <w:szCs w:val="18"/>
                              </w:rPr>
                            </w:pPr>
                          </w:p>
                          <w:p w14:paraId="70D85124"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 xml:space="preserve">mean: 107.2708 median: 75.525 min: 38.28 max 352.31 </w:t>
                            </w:r>
                            <w:proofErr w:type="spellStart"/>
                            <w:r w:rsidRPr="00410D4C">
                              <w:rPr>
                                <w:rFonts w:ascii="Lucida Console" w:eastAsia="Times New Roman" w:hAnsi="Lucida Console" w:cs="Courier New"/>
                                <w:color w:val="000000"/>
                                <w:sz w:val="18"/>
                                <w:szCs w:val="18"/>
                                <w:bdr w:val="none" w:sz="0" w:space="0" w:color="auto" w:frame="1"/>
                                <w:lang w:val="en-US"/>
                              </w:rPr>
                              <w:t>sd</w:t>
                            </w:r>
                            <w:proofErr w:type="spellEnd"/>
                            <w:r w:rsidRPr="00410D4C">
                              <w:rPr>
                                <w:rFonts w:ascii="Lucida Console" w:eastAsia="Times New Roman" w:hAnsi="Lucida Console" w:cs="Courier New"/>
                                <w:color w:val="000000"/>
                                <w:sz w:val="18"/>
                                <w:szCs w:val="18"/>
                                <w:bdr w:val="none" w:sz="0" w:space="0" w:color="auto" w:frame="1"/>
                                <w:lang w:val="en-US"/>
                              </w:rPr>
                              <w:t xml:space="preserve">: 86.58279 </w:t>
                            </w:r>
                            <w:proofErr w:type="gramStart"/>
                            <w:r w:rsidRPr="00410D4C">
                              <w:rPr>
                                <w:rFonts w:ascii="Lucida Console" w:eastAsia="Times New Roman" w:hAnsi="Lucida Console" w:cs="Courier New"/>
                                <w:color w:val="000000"/>
                                <w:sz w:val="18"/>
                                <w:szCs w:val="18"/>
                                <w:bdr w:val="none" w:sz="0" w:space="0" w:color="auto" w:frame="1"/>
                                <w:lang w:val="en-US"/>
                              </w:rPr>
                              <w:t>quantile(</w:t>
                            </w:r>
                            <w:proofErr w:type="gramEnd"/>
                            <w:r w:rsidRPr="00410D4C">
                              <w:rPr>
                                <w:rFonts w:ascii="Lucida Console" w:eastAsia="Times New Roman" w:hAnsi="Lucida Console" w:cs="Courier New"/>
                                <w:color w:val="000000"/>
                                <w:sz w:val="18"/>
                                <w:szCs w:val="18"/>
                                <w:bdr w:val="none" w:sz="0" w:space="0" w:color="auto" w:frame="1"/>
                                <w:lang w:val="en-US"/>
                              </w:rPr>
                              <w:t>0.05-0.95): 44.429 -- 246.512</w:t>
                            </w:r>
                          </w:p>
                          <w:p w14:paraId="42667187" w14:textId="77777777" w:rsidR="00AE056D" w:rsidRPr="00D91140" w:rsidRDefault="00AE056D" w:rsidP="00D91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
                          <w:p w14:paraId="588CA934" w14:textId="77777777" w:rsidR="00D91140" w:rsidRPr="00F216A4"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
                          <w:p w14:paraId="2D172360" w14:textId="20211CDB" w:rsidR="00F216A4" w:rsidRDefault="00F21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AF396" id="Text Box 10" o:spid="_x0000_s1031" type="#_x0000_t202" style="position:absolute;margin-left:252.6pt;margin-top:.6pt;width:270pt;height:166.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" fillcolor="white [3201]" stroked="f" strokeweight=".5pt">
                <v:textbox>
                  <w:txbxContent>
                    <w:p w14:paraId="5AA79CB5" w14:textId="77777777"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roofErr w:type="spellStart"/>
                      <w:r w:rsidRPr="00AE056D">
                        <w:rPr>
                          <w:rFonts w:ascii="Lucida Console" w:eastAsia="Times New Roman" w:hAnsi="Lucida Console" w:cs="Courier New"/>
                          <w:color w:val="000000"/>
                          <w:sz w:val="18"/>
                          <w:szCs w:val="18"/>
                          <w:bdr w:val="none" w:sz="0" w:space="0" w:color="auto" w:frame="1"/>
                          <w:lang w:val="en-US"/>
                        </w:rPr>
                        <w:t>statsVGstatsVG</w:t>
                      </w:r>
                      <w:proofErr w:type="spellEnd"/>
                      <w:r w:rsidRPr="00AE056D">
                        <w:rPr>
                          <w:rFonts w:ascii="Lucida Console" w:eastAsia="Times New Roman" w:hAnsi="Lucida Console" w:cs="Courier New"/>
                          <w:color w:val="000000"/>
                          <w:sz w:val="18"/>
                          <w:szCs w:val="18"/>
                          <w:bdr w:val="none" w:sz="0" w:space="0" w:color="auto" w:frame="1"/>
                          <w:lang w:val="en-US"/>
                        </w:rPr>
                        <w:t>(</w:t>
                      </w:r>
                      <w:proofErr w:type="spellStart"/>
                      <w:r w:rsidRPr="00AE056D">
                        <w:rPr>
                          <w:rFonts w:ascii="Lucida Console" w:eastAsia="Times New Roman" w:hAnsi="Lucida Console" w:cs="Courier New"/>
                          <w:color w:val="000000"/>
                          <w:sz w:val="18"/>
                          <w:szCs w:val="18"/>
                          <w:bdr w:val="none" w:sz="0" w:space="0" w:color="auto" w:frame="1"/>
                          <w:lang w:val="en-US"/>
                        </w:rPr>
                        <w:t>genreSalesTotal$naSales</w:t>
                      </w:r>
                      <w:proofErr w:type="spellEnd"/>
                      <w:r w:rsidRPr="00AE056D">
                        <w:rPr>
                          <w:rFonts w:ascii="Lucida Console" w:eastAsia="Times New Roman" w:hAnsi="Lucida Console" w:cs="Courier New"/>
                          <w:color w:val="000000"/>
                          <w:sz w:val="18"/>
                          <w:szCs w:val="18"/>
                          <w:bdr w:val="none" w:sz="0" w:space="0" w:color="auto" w:frame="1"/>
                          <w:lang w:val="en-US"/>
                        </w:rPr>
                        <w:t xml:space="preserve">) </w:t>
                      </w:r>
                    </w:p>
                    <w:p w14:paraId="3A21EA56" w14:textId="77777777"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699EBA46" w14:textId="49FCB4B7" w:rsidR="00F216A4" w:rsidRPr="00AE056D" w:rsidRDefault="00F216A4"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F216A4">
                        <w:rPr>
                          <w:rFonts w:ascii="Lucida Console" w:eastAsia="Times New Roman" w:hAnsi="Lucida Console" w:cs="Courier New"/>
                          <w:color w:val="000000"/>
                          <w:sz w:val="18"/>
                          <w:szCs w:val="18"/>
                          <w:bdr w:val="none" w:sz="0" w:space="0" w:color="auto" w:frame="1"/>
                          <w:lang w:val="en-US"/>
                        </w:rPr>
                        <w:t xml:space="preserve">mean: 362.6217 median: 343.35 min: 68.7 max 877.83 </w:t>
                      </w:r>
                      <w:proofErr w:type="spellStart"/>
                      <w:r w:rsidRPr="00F216A4">
                        <w:rPr>
                          <w:rFonts w:ascii="Lucida Console" w:eastAsia="Times New Roman" w:hAnsi="Lucida Console" w:cs="Courier New"/>
                          <w:color w:val="000000"/>
                          <w:sz w:val="18"/>
                          <w:szCs w:val="18"/>
                          <w:bdr w:val="none" w:sz="0" w:space="0" w:color="auto" w:frame="1"/>
                          <w:lang w:val="en-US"/>
                        </w:rPr>
                        <w:t>sd</w:t>
                      </w:r>
                      <w:proofErr w:type="spellEnd"/>
                      <w:r w:rsidRPr="00F216A4">
                        <w:rPr>
                          <w:rFonts w:ascii="Lucida Console" w:eastAsia="Times New Roman" w:hAnsi="Lucida Console" w:cs="Courier New"/>
                          <w:color w:val="000000"/>
                          <w:sz w:val="18"/>
                          <w:szCs w:val="18"/>
                          <w:bdr w:val="none" w:sz="0" w:space="0" w:color="auto" w:frame="1"/>
                          <w:lang w:val="en-US"/>
                        </w:rPr>
                        <w:t xml:space="preserve">: 245.5669 </w:t>
                      </w:r>
                      <w:proofErr w:type="gramStart"/>
                      <w:r w:rsidRPr="00F216A4">
                        <w:rPr>
                          <w:rFonts w:ascii="Lucida Console" w:eastAsia="Times New Roman" w:hAnsi="Lucida Console" w:cs="Courier New"/>
                          <w:color w:val="000000"/>
                          <w:sz w:val="18"/>
                          <w:szCs w:val="18"/>
                          <w:bdr w:val="none" w:sz="0" w:space="0" w:color="auto" w:frame="1"/>
                          <w:lang w:val="en-US"/>
                        </w:rPr>
                        <w:t>quantile(</w:t>
                      </w:r>
                      <w:proofErr w:type="gramEnd"/>
                      <w:r w:rsidRPr="00F216A4">
                        <w:rPr>
                          <w:rFonts w:ascii="Lucida Console" w:eastAsia="Times New Roman" w:hAnsi="Lucida Console" w:cs="Courier New"/>
                          <w:color w:val="000000"/>
                          <w:sz w:val="18"/>
                          <w:szCs w:val="18"/>
                          <w:bdr w:val="none" w:sz="0" w:space="0" w:color="auto" w:frame="1"/>
                          <w:lang w:val="en-US"/>
                        </w:rPr>
                        <w:t>0.05-0.95): 89.105 -- 748.046</w:t>
                      </w:r>
                    </w:p>
                    <w:p w14:paraId="4C50F452" w14:textId="58B9C6E1"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6A0F7E73" w14:textId="2C6923BC" w:rsidR="00D91140" w:rsidRPr="00AE056D"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roofErr w:type="spellStart"/>
                      <w:r w:rsidRPr="00AE056D">
                        <w:rPr>
                          <w:rFonts w:ascii="Lucida Console" w:eastAsia="Times New Roman" w:hAnsi="Lucida Console" w:cs="Courier New"/>
                          <w:color w:val="000000"/>
                          <w:sz w:val="18"/>
                          <w:szCs w:val="18"/>
                          <w:lang w:val="en-US"/>
                        </w:rPr>
                        <w:t>statsVG</w:t>
                      </w:r>
                      <w:proofErr w:type="spellEnd"/>
                      <w:r w:rsidRPr="00AE056D">
                        <w:rPr>
                          <w:rFonts w:ascii="Lucida Console" w:eastAsia="Times New Roman" w:hAnsi="Lucida Console" w:cs="Courier New"/>
                          <w:color w:val="000000"/>
                          <w:sz w:val="18"/>
                          <w:szCs w:val="18"/>
                          <w:lang w:val="en-US"/>
                        </w:rPr>
                        <w:t>(</w:t>
                      </w:r>
                      <w:proofErr w:type="spellStart"/>
                      <w:r w:rsidRPr="00AE056D">
                        <w:rPr>
                          <w:rFonts w:ascii="Lucida Console" w:eastAsia="Times New Roman" w:hAnsi="Lucida Console" w:cs="Courier New"/>
                          <w:color w:val="000000"/>
                          <w:sz w:val="18"/>
                          <w:szCs w:val="18"/>
                          <w:lang w:val="en-US"/>
                        </w:rPr>
                        <w:t>genreSalesTotal$euSales</w:t>
                      </w:r>
                      <w:proofErr w:type="spellEnd"/>
                      <w:r w:rsidRPr="00AE056D">
                        <w:rPr>
                          <w:rFonts w:ascii="Lucida Console" w:eastAsia="Times New Roman" w:hAnsi="Lucida Console" w:cs="Courier New"/>
                          <w:color w:val="000000"/>
                          <w:sz w:val="18"/>
                          <w:szCs w:val="18"/>
                          <w:lang w:val="en-US"/>
                        </w:rPr>
                        <w:t>)</w:t>
                      </w:r>
                    </w:p>
                    <w:p w14:paraId="1BD15D80" w14:textId="77777777" w:rsidR="00D91140" w:rsidRPr="00AE056D" w:rsidRDefault="00D91140" w:rsidP="00D91140">
                      <w:pPr>
                        <w:pStyle w:val="HTMLPreformatted"/>
                        <w:shd w:val="clear" w:color="auto" w:fill="FFFFFF"/>
                        <w:wordWrap w:val="0"/>
                        <w:rPr>
                          <w:rStyle w:val="gd15mcfceub"/>
                          <w:rFonts w:ascii="Lucida Console" w:hAnsi="Lucida Console"/>
                          <w:color w:val="000000"/>
                          <w:sz w:val="18"/>
                          <w:szCs w:val="18"/>
                          <w:bdr w:val="none" w:sz="0" w:space="0" w:color="auto" w:frame="1"/>
                        </w:rPr>
                      </w:pPr>
                    </w:p>
                    <w:p w14:paraId="40A87123" w14:textId="7EADB9AD" w:rsidR="00D91140" w:rsidRPr="00AE056D" w:rsidRDefault="00D91140" w:rsidP="00D91140">
                      <w:pPr>
                        <w:pStyle w:val="HTMLPreformatted"/>
                        <w:shd w:val="clear" w:color="auto" w:fill="FFFFFF"/>
                        <w:wordWrap w:val="0"/>
                        <w:rPr>
                          <w:rStyle w:val="gd15mcfceub"/>
                          <w:rFonts w:ascii="Lucida Console" w:hAnsi="Lucida Console"/>
                          <w:color w:val="000000"/>
                          <w:sz w:val="18"/>
                          <w:szCs w:val="18"/>
                          <w:bdr w:val="none" w:sz="0" w:space="0" w:color="auto" w:frame="1"/>
                        </w:rPr>
                      </w:pPr>
                      <w:r w:rsidRPr="00AE056D">
                        <w:rPr>
                          <w:rStyle w:val="gd15mcfceub"/>
                          <w:rFonts w:ascii="Lucida Console" w:hAnsi="Lucida Console"/>
                          <w:color w:val="000000"/>
                          <w:sz w:val="18"/>
                          <w:szCs w:val="18"/>
                          <w:bdr w:val="none" w:sz="0" w:space="0" w:color="auto" w:frame="1"/>
                        </w:rPr>
                        <w:t xml:space="preserve">mean: 200.4258 median: 194.845 min: 45.34 max 525 </w:t>
                      </w:r>
                      <w:proofErr w:type="spellStart"/>
                      <w:r w:rsidRPr="00AE056D">
                        <w:rPr>
                          <w:rStyle w:val="gd15mcfceub"/>
                          <w:rFonts w:ascii="Lucida Console" w:hAnsi="Lucida Console"/>
                          <w:color w:val="000000"/>
                          <w:sz w:val="18"/>
                          <w:szCs w:val="18"/>
                          <w:bdr w:val="none" w:sz="0" w:space="0" w:color="auto" w:frame="1"/>
                        </w:rPr>
                        <w:t>sd</w:t>
                      </w:r>
                      <w:proofErr w:type="spellEnd"/>
                      <w:r w:rsidRPr="00AE056D">
                        <w:rPr>
                          <w:rStyle w:val="gd15mcfceub"/>
                          <w:rFonts w:ascii="Lucida Console" w:hAnsi="Lucida Console"/>
                          <w:color w:val="000000"/>
                          <w:sz w:val="18"/>
                          <w:szCs w:val="18"/>
                          <w:bdr w:val="none" w:sz="0" w:space="0" w:color="auto" w:frame="1"/>
                        </w:rPr>
                        <w:t xml:space="preserve">: 142.7231 </w:t>
                      </w:r>
                      <w:proofErr w:type="gramStart"/>
                      <w:r w:rsidRPr="00AE056D">
                        <w:rPr>
                          <w:rStyle w:val="gd15mcfceub"/>
                          <w:rFonts w:ascii="Lucida Console" w:hAnsi="Lucida Console"/>
                          <w:color w:val="000000"/>
                          <w:sz w:val="18"/>
                          <w:szCs w:val="18"/>
                          <w:bdr w:val="none" w:sz="0" w:space="0" w:color="auto" w:frame="1"/>
                        </w:rPr>
                        <w:t>quantile(</w:t>
                      </w:r>
                      <w:proofErr w:type="gramEnd"/>
                      <w:r w:rsidRPr="00AE056D">
                        <w:rPr>
                          <w:rStyle w:val="gd15mcfceub"/>
                          <w:rFonts w:ascii="Lucida Console" w:hAnsi="Lucida Console"/>
                          <w:color w:val="000000"/>
                          <w:sz w:val="18"/>
                          <w:szCs w:val="18"/>
                          <w:bdr w:val="none" w:sz="0" w:space="0" w:color="auto" w:frame="1"/>
                        </w:rPr>
                        <w:t>0.05-0.95): 48.332 -- 427.5565</w:t>
                      </w:r>
                    </w:p>
                    <w:p w14:paraId="69B922F2" w14:textId="7E7E9CEA" w:rsidR="00D91140" w:rsidRPr="00AE056D" w:rsidRDefault="00D91140" w:rsidP="00D91140">
                      <w:pPr>
                        <w:pStyle w:val="HTMLPreformatted"/>
                        <w:shd w:val="clear" w:color="auto" w:fill="FFFFFF"/>
                        <w:wordWrap w:val="0"/>
                        <w:rPr>
                          <w:rStyle w:val="gd15mcfceub"/>
                          <w:rFonts w:ascii="Lucida Console" w:hAnsi="Lucida Console"/>
                          <w:color w:val="000000"/>
                          <w:sz w:val="18"/>
                          <w:szCs w:val="18"/>
                          <w:bdr w:val="none" w:sz="0" w:space="0" w:color="auto" w:frame="1"/>
                        </w:rPr>
                      </w:pPr>
                    </w:p>
                    <w:p w14:paraId="5A56B8A3" w14:textId="6C90D511" w:rsidR="00D91140" w:rsidRPr="00AE056D" w:rsidRDefault="00D91140" w:rsidP="00D91140">
                      <w:pPr>
                        <w:pStyle w:val="HTMLPreformatted"/>
                        <w:shd w:val="clear" w:color="auto" w:fill="FFFFFF"/>
                        <w:wordWrap w:val="0"/>
                        <w:rPr>
                          <w:rFonts w:ascii="Lucida Console" w:hAnsi="Lucida Console"/>
                          <w:color w:val="000000"/>
                          <w:sz w:val="18"/>
                          <w:szCs w:val="18"/>
                        </w:rPr>
                      </w:pPr>
                      <w:proofErr w:type="spellStart"/>
                      <w:r w:rsidRPr="00AE056D">
                        <w:rPr>
                          <w:rFonts w:ascii="Lucida Console" w:hAnsi="Lucida Console"/>
                          <w:color w:val="000000"/>
                          <w:sz w:val="18"/>
                          <w:szCs w:val="18"/>
                        </w:rPr>
                        <w:t>statsVG</w:t>
                      </w:r>
                      <w:proofErr w:type="spellEnd"/>
                      <w:r w:rsidRPr="00AE056D">
                        <w:rPr>
                          <w:rFonts w:ascii="Lucida Console" w:hAnsi="Lucida Console"/>
                          <w:color w:val="000000"/>
                          <w:sz w:val="18"/>
                          <w:szCs w:val="18"/>
                        </w:rPr>
                        <w:t>(</w:t>
                      </w:r>
                      <w:proofErr w:type="spellStart"/>
                      <w:r w:rsidRPr="00AE056D">
                        <w:rPr>
                          <w:rFonts w:ascii="Lucida Console" w:hAnsi="Lucida Console"/>
                          <w:color w:val="000000"/>
                          <w:sz w:val="18"/>
                          <w:szCs w:val="18"/>
                        </w:rPr>
                        <w:t>genreSalesTotal$jpSales</w:t>
                      </w:r>
                      <w:proofErr w:type="spellEnd"/>
                      <w:r w:rsidRPr="00AE056D">
                        <w:rPr>
                          <w:rFonts w:ascii="Lucida Console" w:hAnsi="Lucida Console"/>
                          <w:color w:val="000000"/>
                          <w:sz w:val="18"/>
                          <w:szCs w:val="18"/>
                        </w:rPr>
                        <w:t>)</w:t>
                      </w:r>
                    </w:p>
                    <w:p w14:paraId="0B4AD0AF" w14:textId="50348571" w:rsidR="00D91140" w:rsidRPr="00AE056D" w:rsidRDefault="00D91140" w:rsidP="00D91140">
                      <w:pPr>
                        <w:pStyle w:val="HTMLPreformatted"/>
                        <w:shd w:val="clear" w:color="auto" w:fill="FFFFFF"/>
                        <w:wordWrap w:val="0"/>
                        <w:rPr>
                          <w:rFonts w:ascii="Lucida Console" w:hAnsi="Lucida Console"/>
                          <w:color w:val="000000"/>
                          <w:sz w:val="18"/>
                          <w:szCs w:val="18"/>
                        </w:rPr>
                      </w:pPr>
                    </w:p>
                    <w:p w14:paraId="70D85124"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 xml:space="preserve">mean: 107.2708 median: 75.525 min: 38.28 max 352.31 </w:t>
                      </w:r>
                      <w:proofErr w:type="spellStart"/>
                      <w:r w:rsidRPr="00410D4C">
                        <w:rPr>
                          <w:rFonts w:ascii="Lucida Console" w:eastAsia="Times New Roman" w:hAnsi="Lucida Console" w:cs="Courier New"/>
                          <w:color w:val="000000"/>
                          <w:sz w:val="18"/>
                          <w:szCs w:val="18"/>
                          <w:bdr w:val="none" w:sz="0" w:space="0" w:color="auto" w:frame="1"/>
                          <w:lang w:val="en-US"/>
                        </w:rPr>
                        <w:t>sd</w:t>
                      </w:r>
                      <w:proofErr w:type="spellEnd"/>
                      <w:r w:rsidRPr="00410D4C">
                        <w:rPr>
                          <w:rFonts w:ascii="Lucida Console" w:eastAsia="Times New Roman" w:hAnsi="Lucida Console" w:cs="Courier New"/>
                          <w:color w:val="000000"/>
                          <w:sz w:val="18"/>
                          <w:szCs w:val="18"/>
                          <w:bdr w:val="none" w:sz="0" w:space="0" w:color="auto" w:frame="1"/>
                          <w:lang w:val="en-US"/>
                        </w:rPr>
                        <w:t xml:space="preserve">: 86.58279 </w:t>
                      </w:r>
                      <w:proofErr w:type="gramStart"/>
                      <w:r w:rsidRPr="00410D4C">
                        <w:rPr>
                          <w:rFonts w:ascii="Lucida Console" w:eastAsia="Times New Roman" w:hAnsi="Lucida Console" w:cs="Courier New"/>
                          <w:color w:val="000000"/>
                          <w:sz w:val="18"/>
                          <w:szCs w:val="18"/>
                          <w:bdr w:val="none" w:sz="0" w:space="0" w:color="auto" w:frame="1"/>
                          <w:lang w:val="en-US"/>
                        </w:rPr>
                        <w:t>quantile(</w:t>
                      </w:r>
                      <w:proofErr w:type="gramEnd"/>
                      <w:r w:rsidRPr="00410D4C">
                        <w:rPr>
                          <w:rFonts w:ascii="Lucida Console" w:eastAsia="Times New Roman" w:hAnsi="Lucida Console" w:cs="Courier New"/>
                          <w:color w:val="000000"/>
                          <w:sz w:val="18"/>
                          <w:szCs w:val="18"/>
                          <w:bdr w:val="none" w:sz="0" w:space="0" w:color="auto" w:frame="1"/>
                          <w:lang w:val="en-US"/>
                        </w:rPr>
                        <w:t>0.05-0.95): 44.429 -- 246.512</w:t>
                      </w:r>
                    </w:p>
                    <w:p w14:paraId="42667187" w14:textId="77777777" w:rsidR="00AE056D" w:rsidRPr="00D91140" w:rsidRDefault="00AE056D" w:rsidP="00D91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
                    <w:p w14:paraId="588CA934" w14:textId="77777777" w:rsidR="00D91140" w:rsidRPr="00F216A4" w:rsidRDefault="00D91140" w:rsidP="00F21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lang w:val="en-US"/>
                        </w:rPr>
                      </w:pPr>
                    </w:p>
                    <w:p w14:paraId="2D172360" w14:textId="20211CDB" w:rsidR="00F216A4" w:rsidRDefault="00F216A4"/>
                  </w:txbxContent>
                </v:textbox>
              </v:shape>
            </w:pict>
          </mc:Fallback>
        </mc:AlternateContent>
      </w:r>
      <w:r w:rsidR="00D91140">
        <w:rPr>
          <w:rFonts w:ascii="Times New Roman" w:hAnsi="Times New Roman" w:cs="Times New Roman"/>
          <w:sz w:val="24"/>
          <w:szCs w:val="24"/>
        </w:rPr>
        <w:t xml:space="preserve"> </w:t>
      </w:r>
      <w:r w:rsidR="00E21536">
        <w:rPr>
          <w:noProof/>
        </w:rPr>
        <w:drawing>
          <wp:inline distT="0" distB="0" distL="0" distR="0" wp14:anchorId="27C05D03" wp14:editId="409296F5">
            <wp:extent cx="3238500" cy="277486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860" cy="2801739"/>
                    </a:xfrm>
                    <a:prstGeom prst="rect">
                      <a:avLst/>
                    </a:prstGeom>
                    <a:noFill/>
                    <a:ln>
                      <a:noFill/>
                    </a:ln>
                  </pic:spPr>
                </pic:pic>
              </a:graphicData>
            </a:graphic>
          </wp:inline>
        </w:drawing>
      </w:r>
    </w:p>
    <w:p w14:paraId="7CA17F11" w14:textId="5EFD468A" w:rsidR="00F216A4" w:rsidRPr="00A27711" w:rsidRDefault="00D332E0" w:rsidP="00D332E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6</w:t>
      </w:r>
      <w:r>
        <w:fldChar w:fldCharType="end"/>
      </w:r>
    </w:p>
    <w:p w14:paraId="2952506B" w14:textId="25D0291D" w:rsidR="003B34CE" w:rsidRDefault="003B34CE" w:rsidP="003B34CE">
      <w:pPr>
        <w:spacing w:line="480" w:lineRule="auto"/>
        <w:ind w:firstLine="720"/>
        <w:rPr>
          <w:rFonts w:ascii="Times New Roman" w:hAnsi="Times New Roman" w:cs="Times New Roman"/>
          <w:sz w:val="24"/>
          <w:szCs w:val="24"/>
        </w:rPr>
      </w:pPr>
      <w:bookmarkStart w:id="2" w:name="_Hlk41746970"/>
      <w:bookmarkEnd w:id="2"/>
      <w:r>
        <w:rPr>
          <w:rFonts w:ascii="Times New Roman" w:hAnsi="Times New Roman" w:cs="Times New Roman"/>
          <w:sz w:val="24"/>
          <w:szCs w:val="24"/>
        </w:rPr>
        <w:t xml:space="preserve">Japan’s sales </w:t>
      </w:r>
      <w:r w:rsidR="00410D4C">
        <w:rPr>
          <w:rFonts w:ascii="Times New Roman" w:hAnsi="Times New Roman" w:cs="Times New Roman"/>
          <w:sz w:val="24"/>
          <w:szCs w:val="24"/>
        </w:rPr>
        <w:t xml:space="preserve">account for the lowest amount in the overall global sales. With a minimum of 38.28 and a maximum of 352.31, their sales are much below that of the North America Sales. Interestingly, there is a break in the trend of top genre’s in Japans Market’s. The genre “Role-Playing” takes the top spot at 352.31 in sales. While the genre “Shooter” takes last place with only 38.28 sales. In Figure </w:t>
      </w:r>
      <w:r w:rsidR="000A2343">
        <w:rPr>
          <w:rFonts w:ascii="Times New Roman" w:hAnsi="Times New Roman" w:cs="Times New Roman"/>
          <w:sz w:val="24"/>
          <w:szCs w:val="24"/>
        </w:rPr>
        <w:t>6</w:t>
      </w:r>
      <w:r w:rsidR="00410D4C">
        <w:rPr>
          <w:rFonts w:ascii="Times New Roman" w:hAnsi="Times New Roman" w:cs="Times New Roman"/>
          <w:sz w:val="24"/>
          <w:szCs w:val="24"/>
        </w:rPr>
        <w:t xml:space="preserve">, the genre “Shooter” comes in third in both the European and North American markets. </w:t>
      </w:r>
    </w:p>
    <w:p w14:paraId="1D15589C" w14:textId="3001036B" w:rsidR="00A71576" w:rsidRDefault="00A71576" w:rsidP="003B34C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Linear modeling assists in </w:t>
      </w:r>
      <w:r w:rsidR="00C51ABF">
        <w:rPr>
          <w:rFonts w:ascii="Times New Roman" w:hAnsi="Times New Roman" w:cs="Times New Roman"/>
          <w:sz w:val="24"/>
          <w:szCs w:val="24"/>
        </w:rPr>
        <w:t>determining the outcome of genre sales in the individual markets as it relates to the global sales.</w:t>
      </w:r>
      <w:r w:rsidR="00F24276">
        <w:rPr>
          <w:rFonts w:ascii="Times New Roman" w:hAnsi="Times New Roman" w:cs="Times New Roman"/>
          <w:sz w:val="24"/>
          <w:szCs w:val="24"/>
        </w:rPr>
        <w:t xml:space="preserve"> This helps to give us a better understanding of how the impact of each of these areas directly influence global sales. Furthermore, while linear modeling isn’t necessarily supposed to be used to compare variables in which the summation is included in the dependent variable, understanding the spread of the data and how one correlates to each other is helpful in gaining insight into which market </w:t>
      </w:r>
      <w:r w:rsidR="000A2343">
        <w:rPr>
          <w:rFonts w:ascii="Times New Roman" w:hAnsi="Times New Roman" w:cs="Times New Roman"/>
          <w:sz w:val="24"/>
          <w:szCs w:val="24"/>
        </w:rPr>
        <w:t>with which genre would be best utilized</w:t>
      </w:r>
      <w:r w:rsidR="00F24276">
        <w:rPr>
          <w:rFonts w:ascii="Times New Roman" w:hAnsi="Times New Roman" w:cs="Times New Roman"/>
          <w:sz w:val="24"/>
          <w:szCs w:val="24"/>
        </w:rPr>
        <w:t xml:space="preserve">. </w:t>
      </w:r>
    </w:p>
    <w:p w14:paraId="3F53D42C" w14:textId="77777777" w:rsidR="00DB786F" w:rsidRDefault="00410D4C" w:rsidP="00DB786F">
      <w:pPr>
        <w:keepNext/>
        <w:spacing w:line="480" w:lineRule="auto"/>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B91369E" wp14:editId="397DB8B0">
                <wp:simplePos x="0" y="0"/>
                <wp:positionH relativeFrom="margin">
                  <wp:align>right</wp:align>
                </wp:positionH>
                <wp:positionV relativeFrom="paragraph">
                  <wp:posOffset>243840</wp:posOffset>
                </wp:positionV>
                <wp:extent cx="2491740" cy="1348740"/>
                <wp:effectExtent l="0" t="0" r="3810" b="3810"/>
                <wp:wrapNone/>
                <wp:docPr id="6" name="Text Box 6"/>
                <wp:cNvGraphicFramePr/>
                <a:graphic xmlns:a="http://schemas.openxmlformats.org/drawingml/2006/main">
                  <a:graphicData uri="http://schemas.microsoft.com/office/word/2010/wordprocessingShape">
                    <wps:wsp>
                      <wps:cNvSpPr txBox="1"/>
                      <wps:spPr>
                        <a:xfrm>
                          <a:off x="0" y="0"/>
                          <a:ext cx="2491740" cy="1348740"/>
                        </a:xfrm>
                        <a:prstGeom prst="rect">
                          <a:avLst/>
                        </a:prstGeom>
                        <a:solidFill>
                          <a:schemeClr val="lt1"/>
                        </a:solidFill>
                        <a:ln w="6350">
                          <a:noFill/>
                        </a:ln>
                      </wps:spPr>
                      <wps:txbx>
                        <w:txbxContent>
                          <w:p w14:paraId="046E7017"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roofErr w:type="spellStart"/>
                            <w:proofErr w:type="gramStart"/>
                            <w:r w:rsidRPr="00410D4C">
                              <w:rPr>
                                <w:rFonts w:ascii="Lucida Console" w:eastAsia="Times New Roman" w:hAnsi="Lucida Console" w:cs="Courier New"/>
                                <w:color w:val="000000"/>
                                <w:sz w:val="18"/>
                                <w:szCs w:val="18"/>
                                <w:bdr w:val="none" w:sz="0" w:space="0" w:color="auto" w:frame="1"/>
                                <w:lang w:val="en-US"/>
                              </w:rPr>
                              <w:t>lm</w:t>
                            </w:r>
                            <w:proofErr w:type="spellEnd"/>
                            <w:r w:rsidRPr="00410D4C">
                              <w:rPr>
                                <w:rFonts w:ascii="Lucida Console" w:eastAsia="Times New Roman" w:hAnsi="Lucida Console" w:cs="Courier New"/>
                                <w:color w:val="000000"/>
                                <w:sz w:val="18"/>
                                <w:szCs w:val="18"/>
                                <w:bdr w:val="none" w:sz="0" w:space="0" w:color="auto" w:frame="1"/>
                                <w:lang w:val="en-US"/>
                              </w:rPr>
                              <w:t>(</w:t>
                            </w:r>
                            <w:proofErr w:type="gramEnd"/>
                            <w:r w:rsidRPr="00410D4C">
                              <w:rPr>
                                <w:rFonts w:ascii="Lucida Console" w:eastAsia="Times New Roman" w:hAnsi="Lucida Console" w:cs="Courier New"/>
                                <w:color w:val="000000"/>
                                <w:sz w:val="18"/>
                                <w:szCs w:val="18"/>
                                <w:bdr w:val="none" w:sz="0" w:space="0" w:color="auto" w:frame="1"/>
                                <w:lang w:val="en-US"/>
                              </w:rPr>
                              <w:t xml:space="preserve">formula = </w:t>
                            </w:r>
                            <w:proofErr w:type="spellStart"/>
                            <w:r w:rsidRPr="00410D4C">
                              <w:rPr>
                                <w:rFonts w:ascii="Lucida Console" w:eastAsia="Times New Roman" w:hAnsi="Lucida Console" w:cs="Courier New"/>
                                <w:color w:val="000000"/>
                                <w:sz w:val="18"/>
                                <w:szCs w:val="18"/>
                                <w:bdr w:val="none" w:sz="0" w:space="0" w:color="auto" w:frame="1"/>
                                <w:lang w:val="en-US"/>
                              </w:rPr>
                              <w:t>NA_Sales</w:t>
                            </w:r>
                            <w:proofErr w:type="spellEnd"/>
                            <w:r w:rsidRPr="00410D4C">
                              <w:rPr>
                                <w:rFonts w:ascii="Lucida Console" w:eastAsia="Times New Roman" w:hAnsi="Lucida Console" w:cs="Courier New"/>
                                <w:color w:val="000000"/>
                                <w:sz w:val="18"/>
                                <w:szCs w:val="18"/>
                                <w:bdr w:val="none" w:sz="0" w:space="0" w:color="auto" w:frame="1"/>
                                <w:lang w:val="en-US"/>
                              </w:rPr>
                              <w:t xml:space="preserve"> ~ </w:t>
                            </w:r>
                            <w:proofErr w:type="spellStart"/>
                            <w:r w:rsidRPr="00410D4C">
                              <w:rPr>
                                <w:rFonts w:ascii="Lucida Console" w:eastAsia="Times New Roman" w:hAnsi="Lucida Console" w:cs="Courier New"/>
                                <w:color w:val="000000"/>
                                <w:sz w:val="18"/>
                                <w:szCs w:val="18"/>
                                <w:bdr w:val="none" w:sz="0" w:space="0" w:color="auto" w:frame="1"/>
                                <w:lang w:val="en-US"/>
                              </w:rPr>
                              <w:t>Global_Sales</w:t>
                            </w:r>
                            <w:proofErr w:type="spellEnd"/>
                            <w:r w:rsidRPr="00410D4C">
                              <w:rPr>
                                <w:rFonts w:ascii="Lucida Console" w:eastAsia="Times New Roman" w:hAnsi="Lucida Console" w:cs="Courier New"/>
                                <w:color w:val="000000"/>
                                <w:sz w:val="18"/>
                                <w:szCs w:val="18"/>
                                <w:bdr w:val="none" w:sz="0" w:space="0" w:color="auto" w:frame="1"/>
                                <w:lang w:val="en-US"/>
                              </w:rPr>
                              <w:t xml:space="preserve">, data = </w:t>
                            </w:r>
                            <w:proofErr w:type="spellStart"/>
                            <w:r w:rsidRPr="00410D4C">
                              <w:rPr>
                                <w:rFonts w:ascii="Lucida Console" w:eastAsia="Times New Roman" w:hAnsi="Lucida Console" w:cs="Courier New"/>
                                <w:color w:val="000000"/>
                                <w:sz w:val="18"/>
                                <w:szCs w:val="18"/>
                                <w:bdr w:val="none" w:sz="0" w:space="0" w:color="auto" w:frame="1"/>
                                <w:lang w:val="en-US"/>
                              </w:rPr>
                              <w:t>genreallup</w:t>
                            </w:r>
                            <w:proofErr w:type="spellEnd"/>
                            <w:r w:rsidRPr="00410D4C">
                              <w:rPr>
                                <w:rFonts w:ascii="Lucida Console" w:eastAsia="Times New Roman" w:hAnsi="Lucida Console" w:cs="Courier New"/>
                                <w:color w:val="000000"/>
                                <w:sz w:val="18"/>
                                <w:szCs w:val="18"/>
                                <w:bdr w:val="none" w:sz="0" w:space="0" w:color="auto" w:frame="1"/>
                                <w:lang w:val="en-US"/>
                              </w:rPr>
                              <w:t>)</w:t>
                            </w:r>
                          </w:p>
                          <w:p w14:paraId="333CCE5D"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4D92DCD4" w14:textId="17ABC1F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Residual standard error: 49.08 on 10 degrees of freedom</w:t>
                            </w:r>
                          </w:p>
                          <w:p w14:paraId="14654561" w14:textId="77777777"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Multiple R-squared:  0.9637,</w:t>
                            </w:r>
                          </w:p>
                          <w:p w14:paraId="162E8E6B" w14:textId="1A60F35F"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 xml:space="preserve">Adjusted R-squared:  0.9601 </w:t>
                            </w:r>
                          </w:p>
                          <w:p w14:paraId="42EA65D3" w14:textId="6FFC1D8B"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F-statistic: 265.4 on 1 and 10 DF</w:t>
                            </w:r>
                          </w:p>
                          <w:p w14:paraId="131A4F21" w14:textId="0C2357C2"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p-value: 1.579e-08</w:t>
                            </w:r>
                          </w:p>
                          <w:p w14:paraId="00DB1631" w14:textId="77777777" w:rsidR="00EB507A" w:rsidRDefault="00EB50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1369E" id="Text Box 6" o:spid="_x0000_s1032" type="#_x0000_t202" style="position:absolute;margin-left:145pt;margin-top:19.2pt;width:196.2pt;height:106.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" fillcolor="white [3201]" stroked="f" strokeweight=".5pt">
                <v:textbox>
                  <w:txbxContent>
                    <w:p w14:paraId="046E7017"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roofErr w:type="spellStart"/>
                      <w:proofErr w:type="gramStart"/>
                      <w:r w:rsidRPr="00410D4C">
                        <w:rPr>
                          <w:rFonts w:ascii="Lucida Console" w:eastAsia="Times New Roman" w:hAnsi="Lucida Console" w:cs="Courier New"/>
                          <w:color w:val="000000"/>
                          <w:sz w:val="18"/>
                          <w:szCs w:val="18"/>
                          <w:bdr w:val="none" w:sz="0" w:space="0" w:color="auto" w:frame="1"/>
                          <w:lang w:val="en-US"/>
                        </w:rPr>
                        <w:t>lm</w:t>
                      </w:r>
                      <w:proofErr w:type="spellEnd"/>
                      <w:r w:rsidRPr="00410D4C">
                        <w:rPr>
                          <w:rFonts w:ascii="Lucida Console" w:eastAsia="Times New Roman" w:hAnsi="Lucida Console" w:cs="Courier New"/>
                          <w:color w:val="000000"/>
                          <w:sz w:val="18"/>
                          <w:szCs w:val="18"/>
                          <w:bdr w:val="none" w:sz="0" w:space="0" w:color="auto" w:frame="1"/>
                          <w:lang w:val="en-US"/>
                        </w:rPr>
                        <w:t>(</w:t>
                      </w:r>
                      <w:proofErr w:type="gramEnd"/>
                      <w:r w:rsidRPr="00410D4C">
                        <w:rPr>
                          <w:rFonts w:ascii="Lucida Console" w:eastAsia="Times New Roman" w:hAnsi="Lucida Console" w:cs="Courier New"/>
                          <w:color w:val="000000"/>
                          <w:sz w:val="18"/>
                          <w:szCs w:val="18"/>
                          <w:bdr w:val="none" w:sz="0" w:space="0" w:color="auto" w:frame="1"/>
                          <w:lang w:val="en-US"/>
                        </w:rPr>
                        <w:t xml:space="preserve">formula = </w:t>
                      </w:r>
                      <w:proofErr w:type="spellStart"/>
                      <w:r w:rsidRPr="00410D4C">
                        <w:rPr>
                          <w:rFonts w:ascii="Lucida Console" w:eastAsia="Times New Roman" w:hAnsi="Lucida Console" w:cs="Courier New"/>
                          <w:color w:val="000000"/>
                          <w:sz w:val="18"/>
                          <w:szCs w:val="18"/>
                          <w:bdr w:val="none" w:sz="0" w:space="0" w:color="auto" w:frame="1"/>
                          <w:lang w:val="en-US"/>
                        </w:rPr>
                        <w:t>NA_Sales</w:t>
                      </w:r>
                      <w:proofErr w:type="spellEnd"/>
                      <w:r w:rsidRPr="00410D4C">
                        <w:rPr>
                          <w:rFonts w:ascii="Lucida Console" w:eastAsia="Times New Roman" w:hAnsi="Lucida Console" w:cs="Courier New"/>
                          <w:color w:val="000000"/>
                          <w:sz w:val="18"/>
                          <w:szCs w:val="18"/>
                          <w:bdr w:val="none" w:sz="0" w:space="0" w:color="auto" w:frame="1"/>
                          <w:lang w:val="en-US"/>
                        </w:rPr>
                        <w:t xml:space="preserve"> ~ </w:t>
                      </w:r>
                      <w:proofErr w:type="spellStart"/>
                      <w:r w:rsidRPr="00410D4C">
                        <w:rPr>
                          <w:rFonts w:ascii="Lucida Console" w:eastAsia="Times New Roman" w:hAnsi="Lucida Console" w:cs="Courier New"/>
                          <w:color w:val="000000"/>
                          <w:sz w:val="18"/>
                          <w:szCs w:val="18"/>
                          <w:bdr w:val="none" w:sz="0" w:space="0" w:color="auto" w:frame="1"/>
                          <w:lang w:val="en-US"/>
                        </w:rPr>
                        <w:t>Global_Sales</w:t>
                      </w:r>
                      <w:proofErr w:type="spellEnd"/>
                      <w:r w:rsidRPr="00410D4C">
                        <w:rPr>
                          <w:rFonts w:ascii="Lucida Console" w:eastAsia="Times New Roman" w:hAnsi="Lucida Console" w:cs="Courier New"/>
                          <w:color w:val="000000"/>
                          <w:sz w:val="18"/>
                          <w:szCs w:val="18"/>
                          <w:bdr w:val="none" w:sz="0" w:space="0" w:color="auto" w:frame="1"/>
                          <w:lang w:val="en-US"/>
                        </w:rPr>
                        <w:t xml:space="preserve">, data = </w:t>
                      </w:r>
                      <w:proofErr w:type="spellStart"/>
                      <w:r w:rsidRPr="00410D4C">
                        <w:rPr>
                          <w:rFonts w:ascii="Lucida Console" w:eastAsia="Times New Roman" w:hAnsi="Lucida Console" w:cs="Courier New"/>
                          <w:color w:val="000000"/>
                          <w:sz w:val="18"/>
                          <w:szCs w:val="18"/>
                          <w:bdr w:val="none" w:sz="0" w:space="0" w:color="auto" w:frame="1"/>
                          <w:lang w:val="en-US"/>
                        </w:rPr>
                        <w:t>genreallup</w:t>
                      </w:r>
                      <w:proofErr w:type="spellEnd"/>
                      <w:r w:rsidRPr="00410D4C">
                        <w:rPr>
                          <w:rFonts w:ascii="Lucida Console" w:eastAsia="Times New Roman" w:hAnsi="Lucida Console" w:cs="Courier New"/>
                          <w:color w:val="000000"/>
                          <w:sz w:val="18"/>
                          <w:szCs w:val="18"/>
                          <w:bdr w:val="none" w:sz="0" w:space="0" w:color="auto" w:frame="1"/>
                          <w:lang w:val="en-US"/>
                        </w:rPr>
                        <w:t>)</w:t>
                      </w:r>
                    </w:p>
                    <w:p w14:paraId="333CCE5D"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4D92DCD4" w14:textId="17ABC1F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Residual standard error: 49.08 on 10 degrees of freedom</w:t>
                      </w:r>
                    </w:p>
                    <w:p w14:paraId="14654561" w14:textId="77777777"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Multiple R-squared:  0.9637,</w:t>
                      </w:r>
                    </w:p>
                    <w:p w14:paraId="162E8E6B" w14:textId="1A60F35F"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 xml:space="preserve">Adjusted R-squared:  0.9601 </w:t>
                      </w:r>
                    </w:p>
                    <w:p w14:paraId="42EA65D3" w14:textId="6FFC1D8B"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F-statistic: 265.4 on 1 and 10 DF</w:t>
                      </w:r>
                    </w:p>
                    <w:p w14:paraId="131A4F21" w14:textId="0C2357C2"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p-value: 1.579e-08</w:t>
                      </w:r>
                    </w:p>
                    <w:p w14:paraId="00DB1631" w14:textId="77777777" w:rsidR="00EB507A" w:rsidRDefault="00EB507A"/>
                  </w:txbxContent>
                </v:textbox>
                <w10:wrap anchorx="margin"/>
              </v:shape>
            </w:pict>
          </mc:Fallback>
        </mc:AlternateContent>
      </w:r>
      <w:r w:rsidR="00A71576" w:rsidRPr="00A71576">
        <w:t xml:space="preserve"> </w:t>
      </w:r>
      <w:r w:rsidR="00A71576">
        <w:rPr>
          <w:noProof/>
        </w:rPr>
        <w:drawing>
          <wp:inline distT="0" distB="0" distL="0" distR="0" wp14:anchorId="337E0530" wp14:editId="77F5E06A">
            <wp:extent cx="2781022" cy="23812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6338" cy="2385802"/>
                    </a:xfrm>
                    <a:prstGeom prst="rect">
                      <a:avLst/>
                    </a:prstGeom>
                    <a:noFill/>
                    <a:ln>
                      <a:noFill/>
                    </a:ln>
                  </pic:spPr>
                </pic:pic>
              </a:graphicData>
            </a:graphic>
          </wp:inline>
        </w:drawing>
      </w:r>
    </w:p>
    <w:p w14:paraId="07FC7B37" w14:textId="447A9C1A" w:rsidR="00E21536" w:rsidRDefault="00DB786F" w:rsidP="00DB786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7</w:t>
      </w:r>
      <w:r>
        <w:fldChar w:fldCharType="end"/>
      </w:r>
    </w:p>
    <w:p w14:paraId="4D701D75" w14:textId="77777777" w:rsidR="00DB786F" w:rsidRDefault="00A71576" w:rsidP="00DB786F">
      <w:pPr>
        <w:keepNext/>
        <w:spacing w:line="480" w:lineRule="auto"/>
      </w:pP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0B3AB112" wp14:editId="28FADA8D">
                <wp:simplePos x="0" y="0"/>
                <wp:positionH relativeFrom="margin">
                  <wp:align>right</wp:align>
                </wp:positionH>
                <wp:positionV relativeFrom="paragraph">
                  <wp:posOffset>320040</wp:posOffset>
                </wp:positionV>
                <wp:extent cx="2351405" cy="137557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351405" cy="1375576"/>
                        </a:xfrm>
                        <a:prstGeom prst="rect">
                          <a:avLst/>
                        </a:prstGeom>
                        <a:solidFill>
                          <a:schemeClr val="lt1"/>
                        </a:solidFill>
                        <a:ln w="6350">
                          <a:noFill/>
                        </a:ln>
                      </wps:spPr>
                      <wps:txbx>
                        <w:txbxContent>
                          <w:p w14:paraId="2340D6B8" w14:textId="700644BB"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roofErr w:type="spellStart"/>
                            <w:proofErr w:type="gramStart"/>
                            <w:r w:rsidRPr="00410D4C">
                              <w:rPr>
                                <w:rFonts w:ascii="Lucida Console" w:eastAsia="Times New Roman" w:hAnsi="Lucida Console" w:cs="Courier New"/>
                                <w:color w:val="000000"/>
                                <w:sz w:val="18"/>
                                <w:szCs w:val="18"/>
                                <w:bdr w:val="none" w:sz="0" w:space="0" w:color="auto" w:frame="1"/>
                                <w:lang w:val="en-US"/>
                              </w:rPr>
                              <w:t>lm</w:t>
                            </w:r>
                            <w:proofErr w:type="spellEnd"/>
                            <w:r w:rsidRPr="00410D4C">
                              <w:rPr>
                                <w:rFonts w:ascii="Lucida Console" w:eastAsia="Times New Roman" w:hAnsi="Lucida Console" w:cs="Courier New"/>
                                <w:color w:val="000000"/>
                                <w:sz w:val="18"/>
                                <w:szCs w:val="18"/>
                                <w:bdr w:val="none" w:sz="0" w:space="0" w:color="auto" w:frame="1"/>
                                <w:lang w:val="en-US"/>
                              </w:rPr>
                              <w:t>(</w:t>
                            </w:r>
                            <w:proofErr w:type="gramEnd"/>
                            <w:r w:rsidRPr="00410D4C">
                              <w:rPr>
                                <w:rFonts w:ascii="Lucida Console" w:eastAsia="Times New Roman" w:hAnsi="Lucida Console" w:cs="Courier New"/>
                                <w:color w:val="000000"/>
                                <w:sz w:val="18"/>
                                <w:szCs w:val="18"/>
                                <w:bdr w:val="none" w:sz="0" w:space="0" w:color="auto" w:frame="1"/>
                                <w:lang w:val="en-US"/>
                              </w:rPr>
                              <w:t xml:space="preserve">formula = </w:t>
                            </w:r>
                            <w:proofErr w:type="spellStart"/>
                            <w:r w:rsidRPr="00410D4C">
                              <w:rPr>
                                <w:rFonts w:ascii="Lucida Console" w:eastAsia="Times New Roman" w:hAnsi="Lucida Console" w:cs="Courier New"/>
                                <w:color w:val="000000"/>
                                <w:sz w:val="18"/>
                                <w:szCs w:val="18"/>
                                <w:bdr w:val="none" w:sz="0" w:space="0" w:color="auto" w:frame="1"/>
                                <w:lang w:val="en-US"/>
                              </w:rPr>
                              <w:t>EU_Sales</w:t>
                            </w:r>
                            <w:proofErr w:type="spellEnd"/>
                            <w:r w:rsidRPr="00410D4C">
                              <w:rPr>
                                <w:rFonts w:ascii="Lucida Console" w:eastAsia="Times New Roman" w:hAnsi="Lucida Console" w:cs="Courier New"/>
                                <w:color w:val="000000"/>
                                <w:sz w:val="18"/>
                                <w:szCs w:val="18"/>
                                <w:bdr w:val="none" w:sz="0" w:space="0" w:color="auto" w:frame="1"/>
                                <w:lang w:val="en-US"/>
                              </w:rPr>
                              <w:t xml:space="preserve"> ~ </w:t>
                            </w:r>
                            <w:proofErr w:type="spellStart"/>
                            <w:r w:rsidRPr="00410D4C">
                              <w:rPr>
                                <w:rFonts w:ascii="Lucida Console" w:eastAsia="Times New Roman" w:hAnsi="Lucida Console" w:cs="Courier New"/>
                                <w:color w:val="000000"/>
                                <w:sz w:val="18"/>
                                <w:szCs w:val="18"/>
                                <w:bdr w:val="none" w:sz="0" w:space="0" w:color="auto" w:frame="1"/>
                                <w:lang w:val="en-US"/>
                              </w:rPr>
                              <w:t>Global_Sales</w:t>
                            </w:r>
                            <w:proofErr w:type="spellEnd"/>
                            <w:r w:rsidRPr="00410D4C">
                              <w:rPr>
                                <w:rFonts w:ascii="Lucida Console" w:eastAsia="Times New Roman" w:hAnsi="Lucida Console" w:cs="Courier New"/>
                                <w:color w:val="000000"/>
                                <w:sz w:val="18"/>
                                <w:szCs w:val="18"/>
                                <w:bdr w:val="none" w:sz="0" w:space="0" w:color="auto" w:frame="1"/>
                                <w:lang w:val="en-US"/>
                              </w:rPr>
                              <w:t xml:space="preserve">, data = </w:t>
                            </w:r>
                            <w:proofErr w:type="spellStart"/>
                            <w:r w:rsidRPr="00410D4C">
                              <w:rPr>
                                <w:rFonts w:ascii="Lucida Console" w:eastAsia="Times New Roman" w:hAnsi="Lucida Console" w:cs="Courier New"/>
                                <w:color w:val="000000"/>
                                <w:sz w:val="18"/>
                                <w:szCs w:val="18"/>
                                <w:bdr w:val="none" w:sz="0" w:space="0" w:color="auto" w:frame="1"/>
                                <w:lang w:val="en-US"/>
                              </w:rPr>
                              <w:t>genreallup</w:t>
                            </w:r>
                            <w:proofErr w:type="spellEnd"/>
                            <w:r w:rsidRPr="00410D4C">
                              <w:rPr>
                                <w:rFonts w:ascii="Lucida Console" w:eastAsia="Times New Roman" w:hAnsi="Lucida Console" w:cs="Courier New"/>
                                <w:color w:val="000000"/>
                                <w:sz w:val="18"/>
                                <w:szCs w:val="18"/>
                                <w:bdr w:val="none" w:sz="0" w:space="0" w:color="auto" w:frame="1"/>
                                <w:lang w:val="en-US"/>
                              </w:rPr>
                              <w:t>)</w:t>
                            </w:r>
                          </w:p>
                          <w:p w14:paraId="3B87B454"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
                          <w:p w14:paraId="62A878EF"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Residual standard error: 29.85 on 10 degrees of freedom</w:t>
                            </w:r>
                          </w:p>
                          <w:p w14:paraId="041A3AF5" w14:textId="77777777"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Multiple R-squared:  0.9602,</w:t>
                            </w:r>
                          </w:p>
                          <w:p w14:paraId="74344EB9" w14:textId="57DAE89A"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 xml:space="preserve">Adjusted R-squared:  0.9563 </w:t>
                            </w:r>
                          </w:p>
                          <w:p w14:paraId="60DA3869" w14:textId="77777777"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F-statistic: 241.5 on 1 and 10 DF</w:t>
                            </w:r>
                          </w:p>
                          <w:p w14:paraId="15BD109C" w14:textId="445DE2FF"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p-value: 2.486e-08</w:t>
                            </w:r>
                          </w:p>
                          <w:p w14:paraId="6C14DCF1" w14:textId="77777777" w:rsidR="00EB507A" w:rsidRPr="00410D4C" w:rsidRDefault="00EB5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B112" id="Text Box 11" o:spid="_x0000_s1033" type="#_x0000_t202" style="position:absolute;margin-left:133.95pt;margin-top:25.2pt;width:185.15pt;height:108.3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" fillcolor="white [3201]" stroked="f" strokeweight=".5pt">
                <v:textbox>
                  <w:txbxContent>
                    <w:p w14:paraId="2340D6B8" w14:textId="700644BB"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roofErr w:type="spellStart"/>
                      <w:proofErr w:type="gramStart"/>
                      <w:r w:rsidRPr="00410D4C">
                        <w:rPr>
                          <w:rFonts w:ascii="Lucida Console" w:eastAsia="Times New Roman" w:hAnsi="Lucida Console" w:cs="Courier New"/>
                          <w:color w:val="000000"/>
                          <w:sz w:val="18"/>
                          <w:szCs w:val="18"/>
                          <w:bdr w:val="none" w:sz="0" w:space="0" w:color="auto" w:frame="1"/>
                          <w:lang w:val="en-US"/>
                        </w:rPr>
                        <w:t>lm</w:t>
                      </w:r>
                      <w:proofErr w:type="spellEnd"/>
                      <w:r w:rsidRPr="00410D4C">
                        <w:rPr>
                          <w:rFonts w:ascii="Lucida Console" w:eastAsia="Times New Roman" w:hAnsi="Lucida Console" w:cs="Courier New"/>
                          <w:color w:val="000000"/>
                          <w:sz w:val="18"/>
                          <w:szCs w:val="18"/>
                          <w:bdr w:val="none" w:sz="0" w:space="0" w:color="auto" w:frame="1"/>
                          <w:lang w:val="en-US"/>
                        </w:rPr>
                        <w:t>(</w:t>
                      </w:r>
                      <w:proofErr w:type="gramEnd"/>
                      <w:r w:rsidRPr="00410D4C">
                        <w:rPr>
                          <w:rFonts w:ascii="Lucida Console" w:eastAsia="Times New Roman" w:hAnsi="Lucida Console" w:cs="Courier New"/>
                          <w:color w:val="000000"/>
                          <w:sz w:val="18"/>
                          <w:szCs w:val="18"/>
                          <w:bdr w:val="none" w:sz="0" w:space="0" w:color="auto" w:frame="1"/>
                          <w:lang w:val="en-US"/>
                        </w:rPr>
                        <w:t xml:space="preserve">formula = </w:t>
                      </w:r>
                      <w:proofErr w:type="spellStart"/>
                      <w:r w:rsidRPr="00410D4C">
                        <w:rPr>
                          <w:rFonts w:ascii="Lucida Console" w:eastAsia="Times New Roman" w:hAnsi="Lucida Console" w:cs="Courier New"/>
                          <w:color w:val="000000"/>
                          <w:sz w:val="18"/>
                          <w:szCs w:val="18"/>
                          <w:bdr w:val="none" w:sz="0" w:space="0" w:color="auto" w:frame="1"/>
                          <w:lang w:val="en-US"/>
                        </w:rPr>
                        <w:t>EU_Sales</w:t>
                      </w:r>
                      <w:proofErr w:type="spellEnd"/>
                      <w:r w:rsidRPr="00410D4C">
                        <w:rPr>
                          <w:rFonts w:ascii="Lucida Console" w:eastAsia="Times New Roman" w:hAnsi="Lucida Console" w:cs="Courier New"/>
                          <w:color w:val="000000"/>
                          <w:sz w:val="18"/>
                          <w:szCs w:val="18"/>
                          <w:bdr w:val="none" w:sz="0" w:space="0" w:color="auto" w:frame="1"/>
                          <w:lang w:val="en-US"/>
                        </w:rPr>
                        <w:t xml:space="preserve"> ~ </w:t>
                      </w:r>
                      <w:proofErr w:type="spellStart"/>
                      <w:r w:rsidRPr="00410D4C">
                        <w:rPr>
                          <w:rFonts w:ascii="Lucida Console" w:eastAsia="Times New Roman" w:hAnsi="Lucida Console" w:cs="Courier New"/>
                          <w:color w:val="000000"/>
                          <w:sz w:val="18"/>
                          <w:szCs w:val="18"/>
                          <w:bdr w:val="none" w:sz="0" w:space="0" w:color="auto" w:frame="1"/>
                          <w:lang w:val="en-US"/>
                        </w:rPr>
                        <w:t>Global_Sales</w:t>
                      </w:r>
                      <w:proofErr w:type="spellEnd"/>
                      <w:r w:rsidRPr="00410D4C">
                        <w:rPr>
                          <w:rFonts w:ascii="Lucida Console" w:eastAsia="Times New Roman" w:hAnsi="Lucida Console" w:cs="Courier New"/>
                          <w:color w:val="000000"/>
                          <w:sz w:val="18"/>
                          <w:szCs w:val="18"/>
                          <w:bdr w:val="none" w:sz="0" w:space="0" w:color="auto" w:frame="1"/>
                          <w:lang w:val="en-US"/>
                        </w:rPr>
                        <w:t xml:space="preserve">, data = </w:t>
                      </w:r>
                      <w:proofErr w:type="spellStart"/>
                      <w:r w:rsidRPr="00410D4C">
                        <w:rPr>
                          <w:rFonts w:ascii="Lucida Console" w:eastAsia="Times New Roman" w:hAnsi="Lucida Console" w:cs="Courier New"/>
                          <w:color w:val="000000"/>
                          <w:sz w:val="18"/>
                          <w:szCs w:val="18"/>
                          <w:bdr w:val="none" w:sz="0" w:space="0" w:color="auto" w:frame="1"/>
                          <w:lang w:val="en-US"/>
                        </w:rPr>
                        <w:t>genreallup</w:t>
                      </w:r>
                      <w:proofErr w:type="spellEnd"/>
                      <w:r w:rsidRPr="00410D4C">
                        <w:rPr>
                          <w:rFonts w:ascii="Lucida Console" w:eastAsia="Times New Roman" w:hAnsi="Lucida Console" w:cs="Courier New"/>
                          <w:color w:val="000000"/>
                          <w:sz w:val="18"/>
                          <w:szCs w:val="18"/>
                          <w:bdr w:val="none" w:sz="0" w:space="0" w:color="auto" w:frame="1"/>
                          <w:lang w:val="en-US"/>
                        </w:rPr>
                        <w:t>)</w:t>
                      </w:r>
                    </w:p>
                    <w:p w14:paraId="3B87B454"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
                    <w:p w14:paraId="62A878EF"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Residual standard error: 29.85 on 10 degrees of freedom</w:t>
                      </w:r>
                    </w:p>
                    <w:p w14:paraId="041A3AF5" w14:textId="77777777"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Multiple R-squared:  0.9602,</w:t>
                      </w:r>
                    </w:p>
                    <w:p w14:paraId="74344EB9" w14:textId="57DAE89A"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 xml:space="preserve">Adjusted R-squared:  0.9563 </w:t>
                      </w:r>
                    </w:p>
                    <w:p w14:paraId="60DA3869" w14:textId="77777777" w:rsid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F-statistic: 241.5 on 1 and 10 DF</w:t>
                      </w:r>
                    </w:p>
                    <w:p w14:paraId="15BD109C" w14:textId="445DE2FF"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p-value: 2.486e-08</w:t>
                      </w:r>
                    </w:p>
                    <w:p w14:paraId="6C14DCF1" w14:textId="77777777" w:rsidR="00EB507A" w:rsidRPr="00410D4C" w:rsidRDefault="00EB507A">
                      <w:pPr>
                        <w:rPr>
                          <w:sz w:val="18"/>
                          <w:szCs w:val="18"/>
                        </w:rPr>
                      </w:pPr>
                    </w:p>
                  </w:txbxContent>
                </v:textbox>
                <w10:wrap anchorx="margin"/>
              </v:shape>
            </w:pict>
          </mc:Fallback>
        </mc:AlternateContent>
      </w:r>
      <w:r w:rsidRPr="00A71576">
        <w:t xml:space="preserve"> </w:t>
      </w:r>
      <w:r>
        <w:rPr>
          <w:noProof/>
        </w:rPr>
        <w:drawing>
          <wp:inline distT="0" distB="0" distL="0" distR="0" wp14:anchorId="0BF90A4B" wp14:editId="327F3C75">
            <wp:extent cx="2712417"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1411" cy="2331806"/>
                    </a:xfrm>
                    <a:prstGeom prst="rect">
                      <a:avLst/>
                    </a:prstGeom>
                    <a:noFill/>
                    <a:ln>
                      <a:noFill/>
                    </a:ln>
                  </pic:spPr>
                </pic:pic>
              </a:graphicData>
            </a:graphic>
          </wp:inline>
        </w:drawing>
      </w:r>
    </w:p>
    <w:p w14:paraId="7C41148E" w14:textId="20DE2276" w:rsidR="00E21536" w:rsidRDefault="00DB786F" w:rsidP="00DB786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8</w:t>
      </w:r>
      <w:r>
        <w:fldChar w:fldCharType="end"/>
      </w:r>
    </w:p>
    <w:p w14:paraId="1B109716" w14:textId="77777777" w:rsidR="00DB786F" w:rsidRDefault="00F24276" w:rsidP="00DB786F">
      <w:pPr>
        <w:keepNext/>
        <w:spacing w:line="480" w:lineRule="auto"/>
      </w:pPr>
      <w:r w:rsidRPr="00557EB7">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06AB3FD2" wp14:editId="4F5F399C">
                <wp:simplePos x="0" y="0"/>
                <wp:positionH relativeFrom="margin">
                  <wp:posOffset>3553460</wp:posOffset>
                </wp:positionH>
                <wp:positionV relativeFrom="paragraph">
                  <wp:posOffset>456565</wp:posOffset>
                </wp:positionV>
                <wp:extent cx="2360930" cy="1327785"/>
                <wp:effectExtent l="0" t="0" r="381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7785"/>
                        </a:xfrm>
                        <a:prstGeom prst="rect">
                          <a:avLst/>
                        </a:prstGeom>
                        <a:solidFill>
                          <a:srgbClr val="FFFFFF"/>
                        </a:solidFill>
                        <a:ln w="9525">
                          <a:noFill/>
                          <a:miter lim="800000"/>
                          <a:headEnd/>
                          <a:tailEnd/>
                        </a:ln>
                      </wps:spPr>
                      <wps:txbx>
                        <w:txbxContent>
                          <w:p w14:paraId="4904BCAB"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roofErr w:type="spellStart"/>
                            <w:proofErr w:type="gramStart"/>
                            <w:r w:rsidRPr="00410D4C">
                              <w:rPr>
                                <w:rFonts w:ascii="Lucida Console" w:eastAsia="Times New Roman" w:hAnsi="Lucida Console" w:cs="Courier New"/>
                                <w:color w:val="000000"/>
                                <w:sz w:val="18"/>
                                <w:szCs w:val="18"/>
                                <w:bdr w:val="none" w:sz="0" w:space="0" w:color="auto" w:frame="1"/>
                                <w:lang w:val="en-US"/>
                              </w:rPr>
                              <w:t>lm</w:t>
                            </w:r>
                            <w:proofErr w:type="spellEnd"/>
                            <w:r w:rsidRPr="00410D4C">
                              <w:rPr>
                                <w:rFonts w:ascii="Lucida Console" w:eastAsia="Times New Roman" w:hAnsi="Lucida Console" w:cs="Courier New"/>
                                <w:color w:val="000000"/>
                                <w:sz w:val="18"/>
                                <w:szCs w:val="18"/>
                                <w:bdr w:val="none" w:sz="0" w:space="0" w:color="auto" w:frame="1"/>
                                <w:lang w:val="en-US"/>
                              </w:rPr>
                              <w:t>(</w:t>
                            </w:r>
                            <w:proofErr w:type="gramEnd"/>
                            <w:r w:rsidRPr="00410D4C">
                              <w:rPr>
                                <w:rFonts w:ascii="Lucida Console" w:eastAsia="Times New Roman" w:hAnsi="Lucida Console" w:cs="Courier New"/>
                                <w:color w:val="000000"/>
                                <w:sz w:val="18"/>
                                <w:szCs w:val="18"/>
                                <w:bdr w:val="none" w:sz="0" w:space="0" w:color="auto" w:frame="1"/>
                                <w:lang w:val="en-US"/>
                              </w:rPr>
                              <w:t xml:space="preserve">formula = </w:t>
                            </w:r>
                            <w:proofErr w:type="spellStart"/>
                            <w:r w:rsidRPr="00410D4C">
                              <w:rPr>
                                <w:rFonts w:ascii="Lucida Console" w:eastAsia="Times New Roman" w:hAnsi="Lucida Console" w:cs="Courier New"/>
                                <w:color w:val="000000"/>
                                <w:sz w:val="18"/>
                                <w:szCs w:val="18"/>
                                <w:bdr w:val="none" w:sz="0" w:space="0" w:color="auto" w:frame="1"/>
                                <w:lang w:val="en-US"/>
                              </w:rPr>
                              <w:t>JP_Sales</w:t>
                            </w:r>
                            <w:proofErr w:type="spellEnd"/>
                            <w:r w:rsidRPr="00410D4C">
                              <w:rPr>
                                <w:rFonts w:ascii="Lucida Console" w:eastAsia="Times New Roman" w:hAnsi="Lucida Console" w:cs="Courier New"/>
                                <w:color w:val="000000"/>
                                <w:sz w:val="18"/>
                                <w:szCs w:val="18"/>
                                <w:bdr w:val="none" w:sz="0" w:space="0" w:color="auto" w:frame="1"/>
                                <w:lang w:val="en-US"/>
                              </w:rPr>
                              <w:t xml:space="preserve"> ~ </w:t>
                            </w:r>
                            <w:proofErr w:type="spellStart"/>
                            <w:r w:rsidRPr="00410D4C">
                              <w:rPr>
                                <w:rFonts w:ascii="Lucida Console" w:eastAsia="Times New Roman" w:hAnsi="Lucida Console" w:cs="Courier New"/>
                                <w:color w:val="000000"/>
                                <w:sz w:val="18"/>
                                <w:szCs w:val="18"/>
                                <w:bdr w:val="none" w:sz="0" w:space="0" w:color="auto" w:frame="1"/>
                                <w:lang w:val="en-US"/>
                              </w:rPr>
                              <w:t>Global_Sales</w:t>
                            </w:r>
                            <w:proofErr w:type="spellEnd"/>
                            <w:r w:rsidRPr="00410D4C">
                              <w:rPr>
                                <w:rFonts w:ascii="Lucida Console" w:eastAsia="Times New Roman" w:hAnsi="Lucida Console" w:cs="Courier New"/>
                                <w:color w:val="000000"/>
                                <w:sz w:val="18"/>
                                <w:szCs w:val="18"/>
                                <w:bdr w:val="none" w:sz="0" w:space="0" w:color="auto" w:frame="1"/>
                                <w:lang w:val="en-US"/>
                              </w:rPr>
                              <w:t xml:space="preserve">, data = </w:t>
                            </w:r>
                            <w:proofErr w:type="spellStart"/>
                            <w:r w:rsidRPr="00410D4C">
                              <w:rPr>
                                <w:rFonts w:ascii="Lucida Console" w:eastAsia="Times New Roman" w:hAnsi="Lucida Console" w:cs="Courier New"/>
                                <w:color w:val="000000"/>
                                <w:sz w:val="18"/>
                                <w:szCs w:val="18"/>
                                <w:bdr w:val="none" w:sz="0" w:space="0" w:color="auto" w:frame="1"/>
                                <w:lang w:val="en-US"/>
                              </w:rPr>
                              <w:t>genreallup</w:t>
                            </w:r>
                            <w:proofErr w:type="spellEnd"/>
                            <w:r w:rsidRPr="00410D4C">
                              <w:rPr>
                                <w:rFonts w:ascii="Lucida Console" w:eastAsia="Times New Roman" w:hAnsi="Lucida Console" w:cs="Courier New"/>
                                <w:color w:val="000000"/>
                                <w:sz w:val="18"/>
                                <w:szCs w:val="18"/>
                                <w:bdr w:val="none" w:sz="0" w:space="0" w:color="auto" w:frame="1"/>
                                <w:lang w:val="en-US"/>
                              </w:rPr>
                              <w:t>)</w:t>
                            </w:r>
                          </w:p>
                          <w:p w14:paraId="2CEF30DF" w14:textId="77777777" w:rsidR="005E00D9" w:rsidRPr="005E00D9" w:rsidRDefault="005E00D9"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04C0D5AD" w14:textId="759D41B8"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Residual standard error: 81.31 on 10 degrees of freedom</w:t>
                            </w:r>
                          </w:p>
                          <w:p w14:paraId="5DA5D0CE" w14:textId="77777777" w:rsidR="00A71576"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Multiple R-squared:  0.1983,</w:t>
                            </w:r>
                          </w:p>
                          <w:p w14:paraId="74D210FB" w14:textId="29B34689"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 xml:space="preserve">Adjusted R-squared:  0.1182 </w:t>
                            </w:r>
                          </w:p>
                          <w:p w14:paraId="652C754F" w14:textId="77777777" w:rsidR="005E00D9" w:rsidRPr="005E00D9"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F-statistic: 2.474 on 1 and 10 D</w:t>
                            </w:r>
                            <w:r w:rsidR="005E00D9" w:rsidRPr="005E00D9">
                              <w:rPr>
                                <w:rFonts w:ascii="Lucida Console" w:eastAsia="Times New Roman" w:hAnsi="Lucida Console" w:cs="Courier New"/>
                                <w:color w:val="000000"/>
                                <w:sz w:val="18"/>
                                <w:szCs w:val="18"/>
                                <w:bdr w:val="none" w:sz="0" w:space="0" w:color="auto" w:frame="1"/>
                                <w:lang w:val="en-US"/>
                              </w:rPr>
                              <w:t>F</w:t>
                            </w:r>
                          </w:p>
                          <w:p w14:paraId="39E263CC" w14:textId="6A2D413B"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p-value: 0.1468</w:t>
                            </w:r>
                          </w:p>
                          <w:p w14:paraId="5AAAA1BB" w14:textId="77777777" w:rsidR="00557EB7" w:rsidRDefault="00557EB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AB3FD2" id="_x0000_s1034" type="#_x0000_t202" style="position:absolute;margin-left:279.8pt;margin-top:35.95pt;width:185.9pt;height:104.55pt;z-index:2516582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" stroked="f">
                <v:textbox>
                  <w:txbxContent>
                    <w:p w14:paraId="4904BCAB" w14:textId="77777777"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proofErr w:type="spellStart"/>
                      <w:proofErr w:type="gramStart"/>
                      <w:r w:rsidRPr="00410D4C">
                        <w:rPr>
                          <w:rFonts w:ascii="Lucida Console" w:eastAsia="Times New Roman" w:hAnsi="Lucida Console" w:cs="Courier New"/>
                          <w:color w:val="000000"/>
                          <w:sz w:val="18"/>
                          <w:szCs w:val="18"/>
                          <w:bdr w:val="none" w:sz="0" w:space="0" w:color="auto" w:frame="1"/>
                          <w:lang w:val="en-US"/>
                        </w:rPr>
                        <w:t>lm</w:t>
                      </w:r>
                      <w:proofErr w:type="spellEnd"/>
                      <w:r w:rsidRPr="00410D4C">
                        <w:rPr>
                          <w:rFonts w:ascii="Lucida Console" w:eastAsia="Times New Roman" w:hAnsi="Lucida Console" w:cs="Courier New"/>
                          <w:color w:val="000000"/>
                          <w:sz w:val="18"/>
                          <w:szCs w:val="18"/>
                          <w:bdr w:val="none" w:sz="0" w:space="0" w:color="auto" w:frame="1"/>
                          <w:lang w:val="en-US"/>
                        </w:rPr>
                        <w:t>(</w:t>
                      </w:r>
                      <w:proofErr w:type="gramEnd"/>
                      <w:r w:rsidRPr="00410D4C">
                        <w:rPr>
                          <w:rFonts w:ascii="Lucida Console" w:eastAsia="Times New Roman" w:hAnsi="Lucida Console" w:cs="Courier New"/>
                          <w:color w:val="000000"/>
                          <w:sz w:val="18"/>
                          <w:szCs w:val="18"/>
                          <w:bdr w:val="none" w:sz="0" w:space="0" w:color="auto" w:frame="1"/>
                          <w:lang w:val="en-US"/>
                        </w:rPr>
                        <w:t xml:space="preserve">formula = </w:t>
                      </w:r>
                      <w:proofErr w:type="spellStart"/>
                      <w:r w:rsidRPr="00410D4C">
                        <w:rPr>
                          <w:rFonts w:ascii="Lucida Console" w:eastAsia="Times New Roman" w:hAnsi="Lucida Console" w:cs="Courier New"/>
                          <w:color w:val="000000"/>
                          <w:sz w:val="18"/>
                          <w:szCs w:val="18"/>
                          <w:bdr w:val="none" w:sz="0" w:space="0" w:color="auto" w:frame="1"/>
                          <w:lang w:val="en-US"/>
                        </w:rPr>
                        <w:t>JP_Sales</w:t>
                      </w:r>
                      <w:proofErr w:type="spellEnd"/>
                      <w:r w:rsidRPr="00410D4C">
                        <w:rPr>
                          <w:rFonts w:ascii="Lucida Console" w:eastAsia="Times New Roman" w:hAnsi="Lucida Console" w:cs="Courier New"/>
                          <w:color w:val="000000"/>
                          <w:sz w:val="18"/>
                          <w:szCs w:val="18"/>
                          <w:bdr w:val="none" w:sz="0" w:space="0" w:color="auto" w:frame="1"/>
                          <w:lang w:val="en-US"/>
                        </w:rPr>
                        <w:t xml:space="preserve"> ~ </w:t>
                      </w:r>
                      <w:proofErr w:type="spellStart"/>
                      <w:r w:rsidRPr="00410D4C">
                        <w:rPr>
                          <w:rFonts w:ascii="Lucida Console" w:eastAsia="Times New Roman" w:hAnsi="Lucida Console" w:cs="Courier New"/>
                          <w:color w:val="000000"/>
                          <w:sz w:val="18"/>
                          <w:szCs w:val="18"/>
                          <w:bdr w:val="none" w:sz="0" w:space="0" w:color="auto" w:frame="1"/>
                          <w:lang w:val="en-US"/>
                        </w:rPr>
                        <w:t>Global_Sales</w:t>
                      </w:r>
                      <w:proofErr w:type="spellEnd"/>
                      <w:r w:rsidRPr="00410D4C">
                        <w:rPr>
                          <w:rFonts w:ascii="Lucida Console" w:eastAsia="Times New Roman" w:hAnsi="Lucida Console" w:cs="Courier New"/>
                          <w:color w:val="000000"/>
                          <w:sz w:val="18"/>
                          <w:szCs w:val="18"/>
                          <w:bdr w:val="none" w:sz="0" w:space="0" w:color="auto" w:frame="1"/>
                          <w:lang w:val="en-US"/>
                        </w:rPr>
                        <w:t xml:space="preserve">, data = </w:t>
                      </w:r>
                      <w:proofErr w:type="spellStart"/>
                      <w:r w:rsidRPr="00410D4C">
                        <w:rPr>
                          <w:rFonts w:ascii="Lucida Console" w:eastAsia="Times New Roman" w:hAnsi="Lucida Console" w:cs="Courier New"/>
                          <w:color w:val="000000"/>
                          <w:sz w:val="18"/>
                          <w:szCs w:val="18"/>
                          <w:bdr w:val="none" w:sz="0" w:space="0" w:color="auto" w:frame="1"/>
                          <w:lang w:val="en-US"/>
                        </w:rPr>
                        <w:t>genreallup</w:t>
                      </w:r>
                      <w:proofErr w:type="spellEnd"/>
                      <w:r w:rsidRPr="00410D4C">
                        <w:rPr>
                          <w:rFonts w:ascii="Lucida Console" w:eastAsia="Times New Roman" w:hAnsi="Lucida Console" w:cs="Courier New"/>
                          <w:color w:val="000000"/>
                          <w:sz w:val="18"/>
                          <w:szCs w:val="18"/>
                          <w:bdr w:val="none" w:sz="0" w:space="0" w:color="auto" w:frame="1"/>
                          <w:lang w:val="en-US"/>
                        </w:rPr>
                        <w:t>)</w:t>
                      </w:r>
                    </w:p>
                    <w:p w14:paraId="2CEF30DF" w14:textId="77777777" w:rsidR="005E00D9" w:rsidRPr="005E00D9" w:rsidRDefault="005E00D9"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p>
                    <w:p w14:paraId="04C0D5AD" w14:textId="759D41B8"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Residual standard error: 81.31 on 10 degrees of freedom</w:t>
                      </w:r>
                    </w:p>
                    <w:p w14:paraId="5DA5D0CE" w14:textId="77777777" w:rsidR="00A71576"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Multiple R-squared:  0.1983,</w:t>
                      </w:r>
                    </w:p>
                    <w:p w14:paraId="74D210FB" w14:textId="29B34689"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 xml:space="preserve">Adjusted R-squared:  0.1182 </w:t>
                      </w:r>
                    </w:p>
                    <w:p w14:paraId="652C754F" w14:textId="77777777" w:rsidR="005E00D9" w:rsidRPr="005E00D9"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bdr w:val="none" w:sz="0" w:space="0" w:color="auto" w:frame="1"/>
                          <w:lang w:val="en-US"/>
                        </w:rPr>
                      </w:pPr>
                      <w:r w:rsidRPr="00410D4C">
                        <w:rPr>
                          <w:rFonts w:ascii="Lucida Console" w:eastAsia="Times New Roman" w:hAnsi="Lucida Console" w:cs="Courier New"/>
                          <w:color w:val="000000"/>
                          <w:sz w:val="18"/>
                          <w:szCs w:val="18"/>
                          <w:bdr w:val="none" w:sz="0" w:space="0" w:color="auto" w:frame="1"/>
                          <w:lang w:val="en-US"/>
                        </w:rPr>
                        <w:t>F-statistic: 2.474 on 1 and 10 D</w:t>
                      </w:r>
                      <w:r w:rsidR="005E00D9" w:rsidRPr="005E00D9">
                        <w:rPr>
                          <w:rFonts w:ascii="Lucida Console" w:eastAsia="Times New Roman" w:hAnsi="Lucida Console" w:cs="Courier New"/>
                          <w:color w:val="000000"/>
                          <w:sz w:val="18"/>
                          <w:szCs w:val="18"/>
                          <w:bdr w:val="none" w:sz="0" w:space="0" w:color="auto" w:frame="1"/>
                          <w:lang w:val="en-US"/>
                        </w:rPr>
                        <w:t>F</w:t>
                      </w:r>
                    </w:p>
                    <w:p w14:paraId="39E263CC" w14:textId="6A2D413B" w:rsidR="00410D4C" w:rsidRPr="00410D4C" w:rsidRDefault="00410D4C" w:rsidP="00410D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18"/>
                          <w:szCs w:val="18"/>
                          <w:lang w:val="en-US"/>
                        </w:rPr>
                      </w:pPr>
                      <w:r w:rsidRPr="00410D4C">
                        <w:rPr>
                          <w:rFonts w:ascii="Lucida Console" w:eastAsia="Times New Roman" w:hAnsi="Lucida Console" w:cs="Courier New"/>
                          <w:color w:val="000000"/>
                          <w:sz w:val="18"/>
                          <w:szCs w:val="18"/>
                          <w:bdr w:val="none" w:sz="0" w:space="0" w:color="auto" w:frame="1"/>
                          <w:lang w:val="en-US"/>
                        </w:rPr>
                        <w:t>p-value: 0.1468</w:t>
                      </w:r>
                    </w:p>
                    <w:p w14:paraId="5AAAA1BB" w14:textId="77777777" w:rsidR="00557EB7" w:rsidRDefault="00557EB7"/>
                  </w:txbxContent>
                </v:textbox>
                <w10:wrap type="square" anchorx="margin"/>
              </v:shape>
            </w:pict>
          </mc:Fallback>
        </mc:AlternateContent>
      </w:r>
      <w:r>
        <w:rPr>
          <w:noProof/>
        </w:rPr>
        <w:drawing>
          <wp:inline distT="0" distB="0" distL="0" distR="0" wp14:anchorId="048E685A" wp14:editId="6645EB48">
            <wp:extent cx="2706861"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5795" cy="2325399"/>
                    </a:xfrm>
                    <a:prstGeom prst="rect">
                      <a:avLst/>
                    </a:prstGeom>
                    <a:noFill/>
                    <a:ln>
                      <a:noFill/>
                    </a:ln>
                  </pic:spPr>
                </pic:pic>
              </a:graphicData>
            </a:graphic>
          </wp:inline>
        </w:drawing>
      </w:r>
    </w:p>
    <w:p w14:paraId="4B558002" w14:textId="3B52585C" w:rsidR="00EB507A" w:rsidRDefault="00DB786F" w:rsidP="00DB786F">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D79B2">
        <w:rPr>
          <w:noProof/>
        </w:rPr>
        <w:t>9</w:t>
      </w:r>
      <w:r>
        <w:fldChar w:fldCharType="end"/>
      </w:r>
    </w:p>
    <w:p w14:paraId="050148DF" w14:textId="3C539D38" w:rsidR="00557EB7" w:rsidRPr="00F24276" w:rsidRDefault="00557EB7" w:rsidP="00F2427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Based on linear modeling outputs, NA Sales again has the greatest influence on the dependent variable of Global Sales.</w:t>
      </w:r>
      <w:r w:rsidR="00C51ABF">
        <w:rPr>
          <w:rFonts w:ascii="Times New Roman" w:hAnsi="Times New Roman" w:cs="Times New Roman"/>
          <w:sz w:val="24"/>
          <w:szCs w:val="24"/>
        </w:rPr>
        <w:t xml:space="preserve"> However, we can see that the Japanese sales do not have a statistically significant influence on our global sales with a high p-value of .1468. Furthermore, our Adjusted R Square only shows a significance of 11.82%. Japan also has outliers in their genres, </w:t>
      </w:r>
      <w:r w:rsidR="00DE1378">
        <w:rPr>
          <w:rFonts w:ascii="Times New Roman" w:hAnsi="Times New Roman" w:cs="Times New Roman"/>
          <w:sz w:val="24"/>
          <w:szCs w:val="24"/>
        </w:rPr>
        <w:t xml:space="preserve">meaning, that in order to enter this market successfully one would have to ensure that it is tailored to Japan’s genre of choice. </w:t>
      </w:r>
      <w:r w:rsidR="00C51ABF">
        <w:rPr>
          <w:rFonts w:ascii="Times New Roman" w:hAnsi="Times New Roman" w:cs="Times New Roman"/>
          <w:sz w:val="24"/>
          <w:szCs w:val="24"/>
        </w:rPr>
        <w:t xml:space="preserve"> </w:t>
      </w:r>
      <w:r w:rsidR="00F24276">
        <w:rPr>
          <w:rFonts w:ascii="Times New Roman" w:hAnsi="Times New Roman" w:cs="Times New Roman"/>
          <w:sz w:val="24"/>
          <w:szCs w:val="24"/>
        </w:rPr>
        <w:t xml:space="preserve"> </w:t>
      </w:r>
    </w:p>
    <w:p w14:paraId="36E6EF6F" w14:textId="318FF963" w:rsidR="00F24276" w:rsidRDefault="00CD0342" w:rsidP="00F2427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Outcome</w:t>
      </w:r>
      <w:r w:rsidR="00791155">
        <w:rPr>
          <w:rFonts w:ascii="Times New Roman" w:hAnsi="Times New Roman" w:cs="Times New Roman"/>
          <w:b/>
          <w:bCs/>
          <w:sz w:val="24"/>
          <w:szCs w:val="24"/>
        </w:rPr>
        <w:t>s and Interpretation</w:t>
      </w:r>
    </w:p>
    <w:p w14:paraId="7B5F0E9F" w14:textId="3B374B1F" w:rsidR="00F24276" w:rsidRDefault="00F24276" w:rsidP="00F24276">
      <w:pPr>
        <w:spacing w:line="480" w:lineRule="auto"/>
        <w:rPr>
          <w:rFonts w:ascii="Times New Roman" w:hAnsi="Times New Roman" w:cs="Times New Roman"/>
          <w:sz w:val="24"/>
          <w:szCs w:val="24"/>
        </w:rPr>
      </w:pPr>
      <w:r>
        <w:rPr>
          <w:rFonts w:ascii="Times New Roman" w:hAnsi="Times New Roman" w:cs="Times New Roman"/>
          <w:sz w:val="24"/>
          <w:szCs w:val="24"/>
        </w:rPr>
        <w:tab/>
      </w:r>
      <w:r w:rsidR="004705CA">
        <w:rPr>
          <w:rFonts w:ascii="Times New Roman" w:hAnsi="Times New Roman" w:cs="Times New Roman"/>
          <w:sz w:val="24"/>
          <w:szCs w:val="24"/>
        </w:rPr>
        <w:t>According to a report published by IBISWorld, the publishing software industry is currently in the growth stage of the life cycle (</w:t>
      </w:r>
      <w:r w:rsidR="00C738B9">
        <w:rPr>
          <w:rFonts w:ascii="Times New Roman" w:hAnsi="Times New Roman" w:cs="Times New Roman"/>
          <w:sz w:val="24"/>
          <w:szCs w:val="24"/>
        </w:rPr>
        <w:t>Cook, 2019</w:t>
      </w:r>
      <w:r w:rsidR="004705CA">
        <w:rPr>
          <w:rFonts w:ascii="Times New Roman" w:hAnsi="Times New Roman" w:cs="Times New Roman"/>
          <w:sz w:val="24"/>
          <w:szCs w:val="24"/>
        </w:rPr>
        <w:t>). Certain markers indicate this cycle for what it is, including: market expansions, increase in the number of industry operators, and the exorbitant rate of technological change (</w:t>
      </w:r>
      <w:r w:rsidR="00C738B9">
        <w:rPr>
          <w:rFonts w:ascii="Times New Roman" w:hAnsi="Times New Roman" w:cs="Times New Roman"/>
          <w:sz w:val="24"/>
          <w:szCs w:val="24"/>
        </w:rPr>
        <w:t>Cook, 2019</w:t>
      </w:r>
      <w:r w:rsidR="004705CA">
        <w:rPr>
          <w:rFonts w:ascii="Times New Roman" w:hAnsi="Times New Roman" w:cs="Times New Roman"/>
          <w:sz w:val="24"/>
          <w:szCs w:val="24"/>
        </w:rPr>
        <w:t>).</w:t>
      </w:r>
      <w:r w:rsidR="00C738B9">
        <w:rPr>
          <w:rFonts w:ascii="Times New Roman" w:hAnsi="Times New Roman" w:cs="Times New Roman"/>
          <w:sz w:val="24"/>
          <w:szCs w:val="24"/>
        </w:rPr>
        <w:t xml:space="preserve"> Cook further states that the growth is steady with an expected positive outcome (2019). Meaning, while growth will continue to be exponential, it will also continue a steady uphill climb. </w:t>
      </w:r>
    </w:p>
    <w:p w14:paraId="3A6680A3" w14:textId="7C70BCBE" w:rsidR="00C738B9" w:rsidRDefault="00C738B9" w:rsidP="00F24276">
      <w:pPr>
        <w:spacing w:line="480" w:lineRule="auto"/>
        <w:rPr>
          <w:rFonts w:ascii="Times New Roman" w:hAnsi="Times New Roman" w:cs="Times New Roman"/>
          <w:sz w:val="24"/>
          <w:szCs w:val="24"/>
        </w:rPr>
      </w:pPr>
      <w:r>
        <w:rPr>
          <w:rFonts w:ascii="Times New Roman" w:hAnsi="Times New Roman" w:cs="Times New Roman"/>
          <w:sz w:val="24"/>
          <w:szCs w:val="24"/>
        </w:rPr>
        <w:tab/>
      </w:r>
      <w:r w:rsidR="001A6CED">
        <w:rPr>
          <w:rFonts w:ascii="Times New Roman" w:hAnsi="Times New Roman" w:cs="Times New Roman"/>
          <w:sz w:val="24"/>
          <w:szCs w:val="24"/>
        </w:rPr>
        <w:t xml:space="preserve">After analysis and attempting to determine what would be our intended target for </w:t>
      </w:r>
      <w:r w:rsidR="001D79B2">
        <w:rPr>
          <w:rFonts w:ascii="Times New Roman" w:hAnsi="Times New Roman" w:cs="Times New Roman"/>
          <w:sz w:val="24"/>
          <w:szCs w:val="24"/>
        </w:rPr>
        <w:t>market entry based on publisher and genre</w:t>
      </w:r>
      <w:r w:rsidR="001A6CED">
        <w:rPr>
          <w:rFonts w:ascii="Times New Roman" w:hAnsi="Times New Roman" w:cs="Times New Roman"/>
          <w:sz w:val="24"/>
          <w:szCs w:val="24"/>
        </w:rPr>
        <w:t xml:space="preserve">, we looked to find commonalities among the data. Fortunately, Nintendo has made this easy for us. Nintendo was the top grossing publisher in all markets: Global, North America, Japan, and European.  This is not surprising, according to </w:t>
      </w:r>
      <w:proofErr w:type="spellStart"/>
      <w:r w:rsidR="001A6CED">
        <w:rPr>
          <w:rFonts w:ascii="Times New Roman" w:hAnsi="Times New Roman" w:cs="Times New Roman"/>
          <w:sz w:val="24"/>
          <w:szCs w:val="24"/>
        </w:rPr>
        <w:t>WePC</w:t>
      </w:r>
      <w:proofErr w:type="spellEnd"/>
      <w:r w:rsidR="001A6CED">
        <w:rPr>
          <w:rFonts w:ascii="Times New Roman" w:hAnsi="Times New Roman" w:cs="Times New Roman"/>
          <w:sz w:val="24"/>
          <w:szCs w:val="24"/>
        </w:rPr>
        <w:t xml:space="preserve">, 41.7% of Nintendo’s revenue in 2017 came from </w:t>
      </w:r>
      <w:r w:rsidR="00DB786F">
        <w:rPr>
          <w:rFonts w:ascii="Times New Roman" w:hAnsi="Times New Roman" w:cs="Times New Roman"/>
          <w:sz w:val="24"/>
          <w:szCs w:val="24"/>
        </w:rPr>
        <w:t>North</w:t>
      </w:r>
      <w:r w:rsidR="001A6CED">
        <w:rPr>
          <w:rFonts w:ascii="Times New Roman" w:hAnsi="Times New Roman" w:cs="Times New Roman"/>
          <w:sz w:val="24"/>
          <w:szCs w:val="24"/>
        </w:rPr>
        <w:t xml:space="preserve"> America, while 26.5% and 26.4% were allocated to the Japan and European markets respectively (2020). </w:t>
      </w:r>
    </w:p>
    <w:p w14:paraId="44E0569C" w14:textId="382674B7" w:rsidR="00F24276" w:rsidRPr="00497EE2" w:rsidRDefault="001A6CED" w:rsidP="00497EE2">
      <w:pPr>
        <w:spacing w:line="480" w:lineRule="auto"/>
        <w:rPr>
          <w:rFonts w:ascii="Times New Roman" w:hAnsi="Times New Roman" w:cs="Times New Roman"/>
          <w:sz w:val="24"/>
          <w:szCs w:val="24"/>
        </w:rPr>
      </w:pPr>
      <w:r>
        <w:rPr>
          <w:rFonts w:ascii="Times New Roman" w:hAnsi="Times New Roman" w:cs="Times New Roman"/>
          <w:sz w:val="24"/>
          <w:szCs w:val="24"/>
        </w:rPr>
        <w:tab/>
      </w:r>
      <w:r w:rsidR="00E45B4D">
        <w:rPr>
          <w:rFonts w:ascii="Times New Roman" w:hAnsi="Times New Roman" w:cs="Times New Roman"/>
          <w:sz w:val="24"/>
          <w:szCs w:val="24"/>
        </w:rPr>
        <w:t xml:space="preserve">Our outcomes suggest that the “Action” genre has the greatest relevance among the top markets, which North America’s sales far exceeding all other markets within this genre type. </w:t>
      </w:r>
      <w:r w:rsidR="00DB786F">
        <w:rPr>
          <w:rFonts w:ascii="Times New Roman" w:hAnsi="Times New Roman" w:cs="Times New Roman"/>
          <w:sz w:val="24"/>
          <w:szCs w:val="24"/>
        </w:rPr>
        <w:t xml:space="preserve">With a </w:t>
      </w:r>
      <w:proofErr w:type="gramStart"/>
      <w:r w:rsidR="00DB786F">
        <w:rPr>
          <w:rFonts w:ascii="Times New Roman" w:hAnsi="Times New Roman" w:cs="Times New Roman"/>
          <w:sz w:val="24"/>
          <w:szCs w:val="24"/>
        </w:rPr>
        <w:t>max-sales</w:t>
      </w:r>
      <w:proofErr w:type="gramEnd"/>
      <w:r w:rsidR="00DB786F">
        <w:rPr>
          <w:rFonts w:ascii="Times New Roman" w:hAnsi="Times New Roman" w:cs="Times New Roman"/>
          <w:sz w:val="24"/>
          <w:szCs w:val="24"/>
        </w:rPr>
        <w:t xml:space="preserve"> of 877.3 million allocated to the Action genre. However, with Japan as the outlier, producing a role-playing game would be best to generate the highest profit for the </w:t>
      </w:r>
      <w:r w:rsidR="00DB786F">
        <w:rPr>
          <w:rFonts w:ascii="Times New Roman" w:hAnsi="Times New Roman" w:cs="Times New Roman"/>
          <w:sz w:val="24"/>
          <w:szCs w:val="24"/>
        </w:rPr>
        <w:lastRenderedPageBreak/>
        <w:t>coming year</w:t>
      </w:r>
      <w:r w:rsidR="001D79B2">
        <w:rPr>
          <w:rFonts w:ascii="Times New Roman" w:hAnsi="Times New Roman" w:cs="Times New Roman"/>
          <w:sz w:val="24"/>
          <w:szCs w:val="24"/>
        </w:rPr>
        <w:t xml:space="preserve"> in that market</w:t>
      </w:r>
      <w:r w:rsidR="00DB786F">
        <w:rPr>
          <w:rFonts w:ascii="Times New Roman" w:hAnsi="Times New Roman" w:cs="Times New Roman"/>
          <w:sz w:val="24"/>
          <w:szCs w:val="24"/>
        </w:rPr>
        <w:t>. The</w:t>
      </w:r>
      <w:r w:rsidR="004A5A10">
        <w:rPr>
          <w:rFonts w:ascii="Times New Roman" w:hAnsi="Times New Roman" w:cs="Times New Roman"/>
          <w:sz w:val="24"/>
          <w:szCs w:val="24"/>
        </w:rPr>
        <w:t xml:space="preserve"> focus</w:t>
      </w:r>
      <w:r w:rsidR="00DB786F">
        <w:rPr>
          <w:rFonts w:ascii="Times New Roman" w:hAnsi="Times New Roman" w:cs="Times New Roman"/>
          <w:sz w:val="24"/>
          <w:szCs w:val="24"/>
        </w:rPr>
        <w:t xml:space="preserve"> on</w:t>
      </w:r>
      <w:r w:rsidR="004A5A10">
        <w:rPr>
          <w:rFonts w:ascii="Times New Roman" w:hAnsi="Times New Roman" w:cs="Times New Roman"/>
          <w:sz w:val="24"/>
          <w:szCs w:val="24"/>
        </w:rPr>
        <w:t xml:space="preserve"> the North America and Japanese markets and develop</w:t>
      </w:r>
      <w:r w:rsidR="00DB786F">
        <w:rPr>
          <w:rFonts w:ascii="Times New Roman" w:hAnsi="Times New Roman" w:cs="Times New Roman"/>
          <w:sz w:val="24"/>
          <w:szCs w:val="24"/>
        </w:rPr>
        <w:t>ment of an</w:t>
      </w:r>
      <w:r w:rsidR="004A5A10">
        <w:rPr>
          <w:rFonts w:ascii="Times New Roman" w:hAnsi="Times New Roman" w:cs="Times New Roman"/>
          <w:sz w:val="24"/>
          <w:szCs w:val="24"/>
        </w:rPr>
        <w:t xml:space="preserve"> Action and Role-playing games in those areas</w:t>
      </w:r>
      <w:r w:rsidR="00DB786F">
        <w:rPr>
          <w:rFonts w:ascii="Times New Roman" w:hAnsi="Times New Roman" w:cs="Times New Roman"/>
          <w:sz w:val="24"/>
          <w:szCs w:val="24"/>
        </w:rPr>
        <w:t xml:space="preserve"> will help to make 2020 a successful year for Nintendo</w:t>
      </w:r>
      <w:r w:rsidR="004A5A10">
        <w:rPr>
          <w:rFonts w:ascii="Times New Roman" w:hAnsi="Times New Roman" w:cs="Times New Roman"/>
          <w:sz w:val="24"/>
          <w:szCs w:val="24"/>
        </w:rPr>
        <w:t xml:space="preserve">. In the European Market, we recommend that Nintendo continue to focus on action games to appeal to the consumers within the market. It </w:t>
      </w:r>
      <w:r w:rsidR="00DB786F">
        <w:rPr>
          <w:rFonts w:ascii="Times New Roman" w:hAnsi="Times New Roman" w:cs="Times New Roman"/>
          <w:sz w:val="24"/>
          <w:szCs w:val="24"/>
        </w:rPr>
        <w:t>should not</w:t>
      </w:r>
      <w:r w:rsidR="004A5A10">
        <w:rPr>
          <w:rFonts w:ascii="Times New Roman" w:hAnsi="Times New Roman" w:cs="Times New Roman"/>
          <w:sz w:val="24"/>
          <w:szCs w:val="24"/>
        </w:rPr>
        <w:t xml:space="preserve"> necessarily be geared towards a Platform, as Sony and Microsoft have yet to eclipse Nintendo in the revenue across all markets.  </w:t>
      </w:r>
      <w:r w:rsidR="001D79B2">
        <w:rPr>
          <w:rFonts w:ascii="Times New Roman" w:hAnsi="Times New Roman" w:cs="Times New Roman"/>
          <w:sz w:val="24"/>
          <w:szCs w:val="24"/>
        </w:rPr>
        <w:t xml:space="preserve">It is also useful to see how the Genre popularity has changed over time, and how that could also </w:t>
      </w:r>
      <w:r w:rsidR="00AB0339">
        <w:rPr>
          <w:rFonts w:ascii="Times New Roman" w:hAnsi="Times New Roman" w:cs="Times New Roman"/>
          <w:sz w:val="24"/>
          <w:szCs w:val="24"/>
        </w:rPr>
        <w:t>affect</w:t>
      </w:r>
      <w:r w:rsidR="001D79B2">
        <w:rPr>
          <w:rFonts w:ascii="Times New Roman" w:hAnsi="Times New Roman" w:cs="Times New Roman"/>
          <w:sz w:val="24"/>
          <w:szCs w:val="24"/>
        </w:rPr>
        <w:t xml:space="preserve"> market entry.</w:t>
      </w:r>
    </w:p>
    <w:p w14:paraId="35870B43" w14:textId="05CE4574" w:rsidR="00F24276" w:rsidRDefault="001D79B2" w:rsidP="00B565FD">
      <w:pPr>
        <w:spacing w:line="48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6944" behindDoc="0" locked="0" layoutInCell="1" allowOverlap="1" wp14:anchorId="0AAC609C" wp14:editId="2523FE50">
                <wp:simplePos x="0" y="0"/>
                <wp:positionH relativeFrom="column">
                  <wp:posOffset>3808675</wp:posOffset>
                </wp:positionH>
                <wp:positionV relativeFrom="paragraph">
                  <wp:posOffset>2806148</wp:posOffset>
                </wp:positionV>
                <wp:extent cx="2297927" cy="2409245"/>
                <wp:effectExtent l="0" t="0" r="7620" b="0"/>
                <wp:wrapNone/>
                <wp:docPr id="22" name="Text Box 22"/>
                <wp:cNvGraphicFramePr/>
                <a:graphic xmlns:a="http://schemas.openxmlformats.org/drawingml/2006/main">
                  <a:graphicData uri="http://schemas.microsoft.com/office/word/2010/wordprocessingShape">
                    <wps:wsp>
                      <wps:cNvSpPr txBox="1"/>
                      <wps:spPr>
                        <a:xfrm>
                          <a:off x="0" y="0"/>
                          <a:ext cx="2297927" cy="2409245"/>
                        </a:xfrm>
                        <a:prstGeom prst="rect">
                          <a:avLst/>
                        </a:prstGeom>
                        <a:solidFill>
                          <a:schemeClr val="lt1"/>
                        </a:solidFill>
                        <a:ln w="6350">
                          <a:noFill/>
                        </a:ln>
                      </wps:spPr>
                      <wps:txbx>
                        <w:txbxContent>
                          <w:p w14:paraId="47078AA9" w14:textId="77777777" w:rsidR="001D79B2" w:rsidRPr="001D79B2" w:rsidRDefault="001D79B2" w:rsidP="001D79B2">
                            <w:pPr>
                              <w:rPr>
                                <w:rFonts w:ascii="Lucida Console" w:hAnsi="Lucida Console"/>
                                <w:sz w:val="18"/>
                                <w:szCs w:val="18"/>
                              </w:rPr>
                            </w:pPr>
                            <w:proofErr w:type="gramStart"/>
                            <w:r w:rsidRPr="001D79B2">
                              <w:rPr>
                                <w:rFonts w:ascii="Lucida Console" w:hAnsi="Lucida Console"/>
                                <w:sz w:val="18"/>
                                <w:szCs w:val="18"/>
                              </w:rPr>
                              <w:t>filter(</w:t>
                            </w:r>
                            <w:proofErr w:type="spellStart"/>
                            <w:proofErr w:type="gramEnd"/>
                            <w:r w:rsidRPr="001D79B2">
                              <w:rPr>
                                <w:rFonts w:ascii="Lucida Console" w:hAnsi="Lucida Console"/>
                                <w:sz w:val="18"/>
                                <w:szCs w:val="18"/>
                              </w:rPr>
                              <w:t>Global_Sales</w:t>
                            </w:r>
                            <w:proofErr w:type="spellEnd"/>
                            <w:r w:rsidRPr="001D79B2">
                              <w:rPr>
                                <w:rFonts w:ascii="Lucida Console" w:hAnsi="Lucida Console"/>
                                <w:sz w:val="18"/>
                                <w:szCs w:val="18"/>
                              </w:rPr>
                              <w:t xml:space="preserve"> &gt;= 8 &amp; </w:t>
                            </w:r>
                            <w:proofErr w:type="spellStart"/>
                            <w:r w:rsidRPr="001D79B2">
                              <w:rPr>
                                <w:rFonts w:ascii="Lucida Console" w:hAnsi="Lucida Console"/>
                                <w:sz w:val="18"/>
                                <w:szCs w:val="18"/>
                              </w:rPr>
                              <w:t>Global_Sales</w:t>
                            </w:r>
                            <w:proofErr w:type="spellEnd"/>
                            <w:r w:rsidRPr="001D79B2">
                              <w:rPr>
                                <w:rFonts w:ascii="Lucida Console" w:hAnsi="Lucida Console"/>
                                <w:sz w:val="18"/>
                                <w:szCs w:val="18"/>
                              </w:rPr>
                              <w:t xml:space="preserve"> &lt;= 40.5) %&gt;%</w:t>
                            </w:r>
                          </w:p>
                          <w:p w14:paraId="57D35268"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proofErr w:type="gramStart"/>
                            <w:r w:rsidRPr="001D79B2">
                              <w:rPr>
                                <w:rFonts w:ascii="Lucida Console" w:hAnsi="Lucida Console"/>
                                <w:sz w:val="18"/>
                                <w:szCs w:val="18"/>
                              </w:rPr>
                              <w:t>ggplot</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 </w:t>
                            </w:r>
                          </w:p>
                          <w:p w14:paraId="075F41C0" w14:textId="4763B995"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571CEFC1"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proofErr w:type="gramStart"/>
                            <w:r w:rsidRPr="001D79B2">
                              <w:rPr>
                                <w:rFonts w:ascii="Lucida Console" w:hAnsi="Lucida Console"/>
                                <w:sz w:val="18"/>
                                <w:szCs w:val="18"/>
                              </w:rPr>
                              <w:t>aes</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x = Year, fill = Genre, weight = </w:t>
                            </w:r>
                            <w:proofErr w:type="spellStart"/>
                            <w:r w:rsidRPr="001D79B2">
                              <w:rPr>
                                <w:rFonts w:ascii="Lucida Console" w:hAnsi="Lucida Console"/>
                                <w:sz w:val="18"/>
                                <w:szCs w:val="18"/>
                              </w:rPr>
                              <w:t>Global_Sales</w:t>
                            </w:r>
                            <w:proofErr w:type="spellEnd"/>
                            <w:r w:rsidRPr="001D79B2">
                              <w:rPr>
                                <w:rFonts w:ascii="Lucida Console" w:hAnsi="Lucida Console"/>
                                <w:sz w:val="18"/>
                                <w:szCs w:val="18"/>
                              </w:rPr>
                              <w:t xml:space="preserve">) </w:t>
                            </w:r>
                          </w:p>
                          <w:p w14:paraId="6C6A19BF" w14:textId="610D5258"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42DFF69E"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r w:rsidRPr="001D79B2">
                              <w:rPr>
                                <w:rFonts w:ascii="Lucida Console" w:hAnsi="Lucida Console"/>
                                <w:sz w:val="18"/>
                                <w:szCs w:val="18"/>
                              </w:rPr>
                              <w:t>geom_</w:t>
                            </w:r>
                            <w:proofErr w:type="gramStart"/>
                            <w:r w:rsidRPr="001D79B2">
                              <w:rPr>
                                <w:rFonts w:ascii="Lucida Console" w:hAnsi="Lucida Console"/>
                                <w:sz w:val="18"/>
                                <w:szCs w:val="18"/>
                              </w:rPr>
                              <w:t>bar</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 </w:t>
                            </w:r>
                          </w:p>
                          <w:p w14:paraId="3D6A9AAA" w14:textId="0C26ADA3"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49CF5054"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r w:rsidRPr="001D79B2">
                              <w:rPr>
                                <w:rFonts w:ascii="Lucida Console" w:hAnsi="Lucida Console"/>
                                <w:sz w:val="18"/>
                                <w:szCs w:val="18"/>
                              </w:rPr>
                              <w:t>scale_fill_</w:t>
                            </w:r>
                            <w:proofErr w:type="gramStart"/>
                            <w:r w:rsidRPr="001D79B2">
                              <w:rPr>
                                <w:rFonts w:ascii="Lucida Console" w:hAnsi="Lucida Console"/>
                                <w:sz w:val="18"/>
                                <w:szCs w:val="18"/>
                              </w:rPr>
                              <w:t>hue</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 </w:t>
                            </w:r>
                          </w:p>
                          <w:p w14:paraId="3DBC4359" w14:textId="2504F247"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6D82E112"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gramStart"/>
                            <w:r w:rsidRPr="001D79B2">
                              <w:rPr>
                                <w:rFonts w:ascii="Lucida Console" w:hAnsi="Lucida Console"/>
                                <w:sz w:val="18"/>
                                <w:szCs w:val="18"/>
                              </w:rPr>
                              <w:t>labs(</w:t>
                            </w:r>
                            <w:proofErr w:type="gramEnd"/>
                            <w:r w:rsidRPr="001D79B2">
                              <w:rPr>
                                <w:rFonts w:ascii="Lucida Console" w:hAnsi="Lucida Console"/>
                                <w:sz w:val="18"/>
                                <w:szCs w:val="18"/>
                              </w:rPr>
                              <w:t xml:space="preserve">x = "Year", y = "Global Sales", title = "Genre Popularity", subtitle = "1984  - 2015") </w:t>
                            </w:r>
                          </w:p>
                          <w:p w14:paraId="7A709421" w14:textId="31498BBF"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12CC4F0E" w14:textId="4BEFBE48" w:rsidR="001D79B2" w:rsidRP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r w:rsidRPr="001D79B2">
                              <w:rPr>
                                <w:rFonts w:ascii="Lucida Console" w:hAnsi="Lucida Console"/>
                                <w:sz w:val="18"/>
                                <w:szCs w:val="18"/>
                              </w:rPr>
                              <w:t>theme_</w:t>
                            </w:r>
                            <w:proofErr w:type="gramStart"/>
                            <w:r w:rsidRPr="001D79B2">
                              <w:rPr>
                                <w:rFonts w:ascii="Lucida Console" w:hAnsi="Lucida Console"/>
                                <w:sz w:val="18"/>
                                <w:szCs w:val="18"/>
                              </w:rPr>
                              <w:t>minimal</w:t>
                            </w:r>
                            <w:proofErr w:type="spellEnd"/>
                            <w:r w:rsidRPr="001D79B2">
                              <w:rPr>
                                <w:rFonts w:ascii="Lucida Console" w:hAnsi="Lucida Console"/>
                                <w:sz w:val="18"/>
                                <w:szCs w:val="18"/>
                              </w:rPr>
                              <w:t>(</w:t>
                            </w:r>
                            <w:proofErr w:type="gramEnd"/>
                            <w:r w:rsidRPr="001D79B2">
                              <w:rPr>
                                <w:rFonts w:ascii="Lucida Console" w:hAnsi="Lucida Console"/>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C609C" id="Text Box 22" o:spid="_x0000_s1035" type="#_x0000_t202" style="position:absolute;margin-left:299.9pt;margin-top:220.95pt;width:180.95pt;height:189.7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" fillcolor="white [3201]" stroked="f" strokeweight=".5pt">
                <v:textbox>
                  <w:txbxContent>
                    <w:p w14:paraId="47078AA9" w14:textId="77777777" w:rsidR="001D79B2" w:rsidRPr="001D79B2" w:rsidRDefault="001D79B2" w:rsidP="001D79B2">
                      <w:pPr>
                        <w:rPr>
                          <w:rFonts w:ascii="Lucida Console" w:hAnsi="Lucida Console"/>
                          <w:sz w:val="18"/>
                          <w:szCs w:val="18"/>
                        </w:rPr>
                      </w:pPr>
                      <w:proofErr w:type="gramStart"/>
                      <w:r w:rsidRPr="001D79B2">
                        <w:rPr>
                          <w:rFonts w:ascii="Lucida Console" w:hAnsi="Lucida Console"/>
                          <w:sz w:val="18"/>
                          <w:szCs w:val="18"/>
                        </w:rPr>
                        <w:t>filter(</w:t>
                      </w:r>
                      <w:proofErr w:type="spellStart"/>
                      <w:proofErr w:type="gramEnd"/>
                      <w:r w:rsidRPr="001D79B2">
                        <w:rPr>
                          <w:rFonts w:ascii="Lucida Console" w:hAnsi="Lucida Console"/>
                          <w:sz w:val="18"/>
                          <w:szCs w:val="18"/>
                        </w:rPr>
                        <w:t>Global_Sales</w:t>
                      </w:r>
                      <w:proofErr w:type="spellEnd"/>
                      <w:r w:rsidRPr="001D79B2">
                        <w:rPr>
                          <w:rFonts w:ascii="Lucida Console" w:hAnsi="Lucida Console"/>
                          <w:sz w:val="18"/>
                          <w:szCs w:val="18"/>
                        </w:rPr>
                        <w:t xml:space="preserve"> &gt;= 8 &amp; </w:t>
                      </w:r>
                      <w:proofErr w:type="spellStart"/>
                      <w:r w:rsidRPr="001D79B2">
                        <w:rPr>
                          <w:rFonts w:ascii="Lucida Console" w:hAnsi="Lucida Console"/>
                          <w:sz w:val="18"/>
                          <w:szCs w:val="18"/>
                        </w:rPr>
                        <w:t>Global_Sales</w:t>
                      </w:r>
                      <w:proofErr w:type="spellEnd"/>
                      <w:r w:rsidRPr="001D79B2">
                        <w:rPr>
                          <w:rFonts w:ascii="Lucida Console" w:hAnsi="Lucida Console"/>
                          <w:sz w:val="18"/>
                          <w:szCs w:val="18"/>
                        </w:rPr>
                        <w:t xml:space="preserve"> &lt;= 40.5) %&gt;%</w:t>
                      </w:r>
                    </w:p>
                    <w:p w14:paraId="57D35268"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proofErr w:type="gramStart"/>
                      <w:r w:rsidRPr="001D79B2">
                        <w:rPr>
                          <w:rFonts w:ascii="Lucida Console" w:hAnsi="Lucida Console"/>
                          <w:sz w:val="18"/>
                          <w:szCs w:val="18"/>
                        </w:rPr>
                        <w:t>ggplot</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 </w:t>
                      </w:r>
                    </w:p>
                    <w:p w14:paraId="075F41C0" w14:textId="4763B995"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571CEFC1"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proofErr w:type="gramStart"/>
                      <w:r w:rsidRPr="001D79B2">
                        <w:rPr>
                          <w:rFonts w:ascii="Lucida Console" w:hAnsi="Lucida Console"/>
                          <w:sz w:val="18"/>
                          <w:szCs w:val="18"/>
                        </w:rPr>
                        <w:t>aes</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x = Year, fill = Genre, weight = </w:t>
                      </w:r>
                      <w:proofErr w:type="spellStart"/>
                      <w:r w:rsidRPr="001D79B2">
                        <w:rPr>
                          <w:rFonts w:ascii="Lucida Console" w:hAnsi="Lucida Console"/>
                          <w:sz w:val="18"/>
                          <w:szCs w:val="18"/>
                        </w:rPr>
                        <w:t>Global_Sales</w:t>
                      </w:r>
                      <w:proofErr w:type="spellEnd"/>
                      <w:r w:rsidRPr="001D79B2">
                        <w:rPr>
                          <w:rFonts w:ascii="Lucida Console" w:hAnsi="Lucida Console"/>
                          <w:sz w:val="18"/>
                          <w:szCs w:val="18"/>
                        </w:rPr>
                        <w:t xml:space="preserve">) </w:t>
                      </w:r>
                    </w:p>
                    <w:p w14:paraId="6C6A19BF" w14:textId="610D5258"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42DFF69E"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r w:rsidRPr="001D79B2">
                        <w:rPr>
                          <w:rFonts w:ascii="Lucida Console" w:hAnsi="Lucida Console"/>
                          <w:sz w:val="18"/>
                          <w:szCs w:val="18"/>
                        </w:rPr>
                        <w:t>geom_</w:t>
                      </w:r>
                      <w:proofErr w:type="gramStart"/>
                      <w:r w:rsidRPr="001D79B2">
                        <w:rPr>
                          <w:rFonts w:ascii="Lucida Console" w:hAnsi="Lucida Console"/>
                          <w:sz w:val="18"/>
                          <w:szCs w:val="18"/>
                        </w:rPr>
                        <w:t>bar</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 </w:t>
                      </w:r>
                    </w:p>
                    <w:p w14:paraId="3D6A9AAA" w14:textId="0C26ADA3"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49CF5054"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r w:rsidRPr="001D79B2">
                        <w:rPr>
                          <w:rFonts w:ascii="Lucida Console" w:hAnsi="Lucida Console"/>
                          <w:sz w:val="18"/>
                          <w:szCs w:val="18"/>
                        </w:rPr>
                        <w:t>scale_fill_</w:t>
                      </w:r>
                      <w:proofErr w:type="gramStart"/>
                      <w:r w:rsidRPr="001D79B2">
                        <w:rPr>
                          <w:rFonts w:ascii="Lucida Console" w:hAnsi="Lucida Console"/>
                          <w:sz w:val="18"/>
                          <w:szCs w:val="18"/>
                        </w:rPr>
                        <w:t>hue</w:t>
                      </w:r>
                      <w:proofErr w:type="spellEnd"/>
                      <w:r w:rsidRPr="001D79B2">
                        <w:rPr>
                          <w:rFonts w:ascii="Lucida Console" w:hAnsi="Lucida Console"/>
                          <w:sz w:val="18"/>
                          <w:szCs w:val="18"/>
                        </w:rPr>
                        <w:t>(</w:t>
                      </w:r>
                      <w:proofErr w:type="gramEnd"/>
                      <w:r w:rsidRPr="001D79B2">
                        <w:rPr>
                          <w:rFonts w:ascii="Lucida Console" w:hAnsi="Lucida Console"/>
                          <w:sz w:val="18"/>
                          <w:szCs w:val="18"/>
                        </w:rPr>
                        <w:t xml:space="preserve">) </w:t>
                      </w:r>
                    </w:p>
                    <w:p w14:paraId="3DBC4359" w14:textId="2504F247"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6D82E112" w14:textId="77777777" w:rsid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gramStart"/>
                      <w:r w:rsidRPr="001D79B2">
                        <w:rPr>
                          <w:rFonts w:ascii="Lucida Console" w:hAnsi="Lucida Console"/>
                          <w:sz w:val="18"/>
                          <w:szCs w:val="18"/>
                        </w:rPr>
                        <w:t>labs(</w:t>
                      </w:r>
                      <w:proofErr w:type="gramEnd"/>
                      <w:r w:rsidRPr="001D79B2">
                        <w:rPr>
                          <w:rFonts w:ascii="Lucida Console" w:hAnsi="Lucida Console"/>
                          <w:sz w:val="18"/>
                          <w:szCs w:val="18"/>
                        </w:rPr>
                        <w:t xml:space="preserve">x = "Year", y = "Global Sales", title = "Genre Popularity", subtitle = "1984  - 2015") </w:t>
                      </w:r>
                    </w:p>
                    <w:p w14:paraId="7A709421" w14:textId="31498BBF" w:rsidR="001D79B2" w:rsidRPr="001D79B2" w:rsidRDefault="001D79B2" w:rsidP="001D79B2">
                      <w:pPr>
                        <w:rPr>
                          <w:rFonts w:ascii="Lucida Console" w:hAnsi="Lucida Console"/>
                          <w:sz w:val="18"/>
                          <w:szCs w:val="18"/>
                        </w:rPr>
                      </w:pPr>
                      <w:r w:rsidRPr="001D79B2">
                        <w:rPr>
                          <w:rFonts w:ascii="Lucida Console" w:hAnsi="Lucida Console"/>
                          <w:sz w:val="18"/>
                          <w:szCs w:val="18"/>
                        </w:rPr>
                        <w:t>+</w:t>
                      </w:r>
                    </w:p>
                    <w:p w14:paraId="12CC4F0E" w14:textId="4BEFBE48" w:rsidR="001D79B2" w:rsidRPr="001D79B2" w:rsidRDefault="001D79B2" w:rsidP="001D79B2">
                      <w:pPr>
                        <w:rPr>
                          <w:rFonts w:ascii="Lucida Console" w:hAnsi="Lucida Console"/>
                          <w:sz w:val="18"/>
                          <w:szCs w:val="18"/>
                        </w:rPr>
                      </w:pPr>
                      <w:r w:rsidRPr="001D79B2">
                        <w:rPr>
                          <w:rFonts w:ascii="Lucida Console" w:hAnsi="Lucida Console"/>
                          <w:sz w:val="18"/>
                          <w:szCs w:val="18"/>
                        </w:rPr>
                        <w:t xml:space="preserve"> </w:t>
                      </w:r>
                      <w:proofErr w:type="spellStart"/>
                      <w:r w:rsidRPr="001D79B2">
                        <w:rPr>
                          <w:rFonts w:ascii="Lucida Console" w:hAnsi="Lucida Console"/>
                          <w:sz w:val="18"/>
                          <w:szCs w:val="18"/>
                        </w:rPr>
                        <w:t>theme_</w:t>
                      </w:r>
                      <w:proofErr w:type="gramStart"/>
                      <w:r w:rsidRPr="001D79B2">
                        <w:rPr>
                          <w:rFonts w:ascii="Lucida Console" w:hAnsi="Lucida Console"/>
                          <w:sz w:val="18"/>
                          <w:szCs w:val="18"/>
                        </w:rPr>
                        <w:t>minimal</w:t>
                      </w:r>
                      <w:proofErr w:type="spellEnd"/>
                      <w:r w:rsidRPr="001D79B2">
                        <w:rPr>
                          <w:rFonts w:ascii="Lucida Console" w:hAnsi="Lucida Console"/>
                          <w:sz w:val="18"/>
                          <w:szCs w:val="18"/>
                        </w:rPr>
                        <w:t>(</w:t>
                      </w:r>
                      <w:proofErr w:type="gramEnd"/>
                      <w:r w:rsidRPr="001D79B2">
                        <w:rPr>
                          <w:rFonts w:ascii="Lucida Console" w:hAnsi="Lucida Console"/>
                          <w:sz w:val="18"/>
                          <w:szCs w:val="18"/>
                        </w:rPr>
                        <w:t>)</w:t>
                      </w:r>
                    </w:p>
                  </w:txbxContent>
                </v:textbox>
              </v:shape>
            </w:pict>
          </mc:Fallback>
        </mc:AlternateContent>
      </w:r>
      <w:r w:rsidR="00DB786F">
        <w:rPr>
          <w:noProof/>
        </w:rPr>
        <mc:AlternateContent>
          <mc:Choice Requires="wps">
            <w:drawing>
              <wp:anchor distT="0" distB="0" distL="114300" distR="114300" simplePos="0" relativeHeight="251661824" behindDoc="0" locked="0" layoutInCell="1" allowOverlap="1" wp14:anchorId="188DFC26" wp14:editId="4309015D">
                <wp:simplePos x="0" y="0"/>
                <wp:positionH relativeFrom="column">
                  <wp:posOffset>3522428</wp:posOffset>
                </wp:positionH>
                <wp:positionV relativeFrom="paragraph">
                  <wp:posOffset>596348</wp:posOffset>
                </wp:positionV>
                <wp:extent cx="2846567" cy="1407381"/>
                <wp:effectExtent l="0" t="0" r="0" b="2540"/>
                <wp:wrapNone/>
                <wp:docPr id="17" name="Text Box 17"/>
                <wp:cNvGraphicFramePr/>
                <a:graphic xmlns:a="http://schemas.openxmlformats.org/drawingml/2006/main">
                  <a:graphicData uri="http://schemas.microsoft.com/office/word/2010/wordprocessingShape">
                    <wps:wsp>
                      <wps:cNvSpPr txBox="1"/>
                      <wps:spPr>
                        <a:xfrm>
                          <a:off x="0" y="0"/>
                          <a:ext cx="2846567" cy="1407381"/>
                        </a:xfrm>
                        <a:prstGeom prst="rect">
                          <a:avLst/>
                        </a:prstGeom>
                        <a:noFill/>
                        <a:ln w="6350">
                          <a:noFill/>
                        </a:ln>
                      </wps:spPr>
                      <wps:txbx>
                        <w:txbxContent>
                          <w:p w14:paraId="0829C612" w14:textId="77777777" w:rsidR="000A2343" w:rsidRPr="000A2343" w:rsidRDefault="000A2343" w:rsidP="000A2343">
                            <w:pPr>
                              <w:rPr>
                                <w:rFonts w:ascii="Lucida Console" w:hAnsi="Lucida Console"/>
                                <w:sz w:val="18"/>
                                <w:szCs w:val="18"/>
                              </w:rPr>
                            </w:pPr>
                            <w:r w:rsidRPr="000A2343">
                              <w:rPr>
                                <w:rFonts w:ascii="Lucida Console" w:hAnsi="Lucida Console"/>
                                <w:sz w:val="18"/>
                                <w:szCs w:val="18"/>
                              </w:rPr>
                              <w:t xml:space="preserve">data &lt;- </w:t>
                            </w:r>
                            <w:proofErr w:type="spellStart"/>
                            <w:proofErr w:type="gramStart"/>
                            <w:r w:rsidRPr="000A2343">
                              <w:rPr>
                                <w:rFonts w:ascii="Lucida Console" w:hAnsi="Lucida Console"/>
                                <w:sz w:val="18"/>
                                <w:szCs w:val="18"/>
                              </w:rPr>
                              <w:t>data.frame</w:t>
                            </w:r>
                            <w:proofErr w:type="spellEnd"/>
                            <w:proofErr w:type="gramEnd"/>
                            <w:r w:rsidRPr="000A2343">
                              <w:rPr>
                                <w:rFonts w:ascii="Lucida Console" w:hAnsi="Lucida Console"/>
                                <w:sz w:val="18"/>
                                <w:szCs w:val="18"/>
                              </w:rPr>
                              <w:t>(market,genre1,Unit)</w:t>
                            </w:r>
                          </w:p>
                          <w:p w14:paraId="7F762AF3" w14:textId="77777777" w:rsidR="000A2343" w:rsidRDefault="000A2343" w:rsidP="000A2343">
                            <w:pPr>
                              <w:rPr>
                                <w:rFonts w:ascii="Lucida Console" w:hAnsi="Lucida Console"/>
                                <w:sz w:val="18"/>
                                <w:szCs w:val="18"/>
                              </w:rPr>
                            </w:pPr>
                            <w:proofErr w:type="spellStart"/>
                            <w:r w:rsidRPr="000A2343">
                              <w:rPr>
                                <w:rFonts w:ascii="Lucida Console" w:hAnsi="Lucida Console"/>
                                <w:sz w:val="18"/>
                                <w:szCs w:val="18"/>
                              </w:rPr>
                              <w:t>marketGenre</w:t>
                            </w:r>
                            <w:proofErr w:type="spellEnd"/>
                            <w:r w:rsidRPr="000A2343">
                              <w:rPr>
                                <w:rFonts w:ascii="Lucida Console" w:hAnsi="Lucida Console"/>
                                <w:sz w:val="18"/>
                                <w:szCs w:val="18"/>
                              </w:rPr>
                              <w:t>&lt;-</w:t>
                            </w:r>
                            <w:proofErr w:type="spellStart"/>
                            <w:proofErr w:type="gramStart"/>
                            <w:r w:rsidRPr="000A2343">
                              <w:rPr>
                                <w:rFonts w:ascii="Lucida Console" w:hAnsi="Lucida Console"/>
                                <w:sz w:val="18"/>
                                <w:szCs w:val="18"/>
                              </w:rPr>
                              <w:t>ggplot</w:t>
                            </w:r>
                            <w:proofErr w:type="spellEnd"/>
                            <w:r w:rsidRPr="000A2343">
                              <w:rPr>
                                <w:rFonts w:ascii="Lucida Console" w:hAnsi="Lucida Console"/>
                                <w:sz w:val="18"/>
                                <w:szCs w:val="18"/>
                              </w:rPr>
                              <w:t>(</w:t>
                            </w:r>
                            <w:proofErr w:type="gramEnd"/>
                            <w:r w:rsidRPr="000A2343">
                              <w:rPr>
                                <w:rFonts w:ascii="Lucida Console" w:hAnsi="Lucida Console"/>
                                <w:sz w:val="18"/>
                                <w:szCs w:val="18"/>
                              </w:rPr>
                              <w:t xml:space="preserve">data, </w:t>
                            </w:r>
                            <w:proofErr w:type="spellStart"/>
                            <w:r w:rsidRPr="000A2343">
                              <w:rPr>
                                <w:rFonts w:ascii="Lucida Console" w:hAnsi="Lucida Console"/>
                                <w:sz w:val="18"/>
                                <w:szCs w:val="18"/>
                              </w:rPr>
                              <w:t>aes</w:t>
                            </w:r>
                            <w:proofErr w:type="spellEnd"/>
                            <w:r w:rsidRPr="000A2343">
                              <w:rPr>
                                <w:rFonts w:ascii="Lucida Console" w:hAnsi="Lucida Console"/>
                                <w:sz w:val="18"/>
                                <w:szCs w:val="18"/>
                              </w:rPr>
                              <w:t>(fill=genre1,y=Unit, x=</w:t>
                            </w:r>
                            <w:proofErr w:type="spellStart"/>
                            <w:r w:rsidRPr="000A2343">
                              <w:rPr>
                                <w:rFonts w:ascii="Lucida Console" w:hAnsi="Lucida Console"/>
                                <w:sz w:val="18"/>
                                <w:szCs w:val="18"/>
                              </w:rPr>
                              <w:t>market,col</w:t>
                            </w:r>
                            <w:proofErr w:type="spellEnd"/>
                            <w:r w:rsidRPr="000A2343">
                              <w:rPr>
                                <w:rFonts w:ascii="Lucida Console" w:hAnsi="Lucida Console"/>
                                <w:sz w:val="18"/>
                                <w:szCs w:val="18"/>
                              </w:rPr>
                              <w:t xml:space="preserve">= 'black')) </w:t>
                            </w:r>
                          </w:p>
                          <w:p w14:paraId="45A05368" w14:textId="4A74D758" w:rsidR="000A2343" w:rsidRDefault="000A2343" w:rsidP="000A2343">
                            <w:pPr>
                              <w:rPr>
                                <w:rFonts w:ascii="Lucida Console" w:hAnsi="Lucida Console"/>
                                <w:sz w:val="18"/>
                                <w:szCs w:val="18"/>
                              </w:rPr>
                            </w:pPr>
                            <w:r w:rsidRPr="000A2343">
                              <w:rPr>
                                <w:rFonts w:ascii="Lucida Console" w:hAnsi="Lucida Console"/>
                                <w:sz w:val="18"/>
                                <w:szCs w:val="18"/>
                              </w:rPr>
                              <w:t>+</w:t>
                            </w:r>
                          </w:p>
                          <w:p w14:paraId="7A35A9CE" w14:textId="77777777" w:rsidR="000A2343" w:rsidRDefault="000A2343" w:rsidP="000A2343">
                            <w:pPr>
                              <w:rPr>
                                <w:rFonts w:ascii="Lucida Console" w:hAnsi="Lucida Console"/>
                                <w:sz w:val="18"/>
                                <w:szCs w:val="18"/>
                              </w:rPr>
                            </w:pPr>
                            <w:proofErr w:type="spellStart"/>
                            <w:r w:rsidRPr="000A2343">
                              <w:rPr>
                                <w:rFonts w:ascii="Lucida Console" w:hAnsi="Lucida Console"/>
                                <w:sz w:val="18"/>
                                <w:szCs w:val="18"/>
                              </w:rPr>
                              <w:t>geom_</w:t>
                            </w:r>
                            <w:proofErr w:type="gramStart"/>
                            <w:r w:rsidRPr="000A2343">
                              <w:rPr>
                                <w:rFonts w:ascii="Lucida Console" w:hAnsi="Lucida Console"/>
                                <w:sz w:val="18"/>
                                <w:szCs w:val="18"/>
                              </w:rPr>
                              <w:t>bar</w:t>
                            </w:r>
                            <w:proofErr w:type="spellEnd"/>
                            <w:r w:rsidRPr="000A2343">
                              <w:rPr>
                                <w:rFonts w:ascii="Lucida Console" w:hAnsi="Lucida Console"/>
                                <w:sz w:val="18"/>
                                <w:szCs w:val="18"/>
                              </w:rPr>
                              <w:t>(</w:t>
                            </w:r>
                            <w:proofErr w:type="gramEnd"/>
                            <w:r w:rsidRPr="000A2343">
                              <w:rPr>
                                <w:rFonts w:ascii="Lucida Console" w:hAnsi="Lucida Console"/>
                                <w:sz w:val="18"/>
                                <w:szCs w:val="18"/>
                              </w:rPr>
                              <w:t xml:space="preserve">position="dodge", stat="identity") </w:t>
                            </w:r>
                          </w:p>
                          <w:p w14:paraId="77281B67" w14:textId="77777777" w:rsidR="000A2343" w:rsidRDefault="000A2343" w:rsidP="000A2343">
                            <w:pPr>
                              <w:rPr>
                                <w:rFonts w:ascii="Lucida Console" w:hAnsi="Lucida Console"/>
                                <w:sz w:val="18"/>
                                <w:szCs w:val="18"/>
                              </w:rPr>
                            </w:pPr>
                            <w:r w:rsidRPr="000A2343">
                              <w:rPr>
                                <w:rFonts w:ascii="Lucida Console" w:hAnsi="Lucida Console"/>
                                <w:sz w:val="18"/>
                                <w:szCs w:val="18"/>
                              </w:rPr>
                              <w:t xml:space="preserve">+ </w:t>
                            </w:r>
                          </w:p>
                          <w:p w14:paraId="32AC942D" w14:textId="4B86383B" w:rsidR="000A2343" w:rsidRPr="000A2343" w:rsidRDefault="000A2343" w:rsidP="000A2343">
                            <w:pPr>
                              <w:rPr>
                                <w:rFonts w:ascii="Lucida Console" w:hAnsi="Lucida Console"/>
                                <w:sz w:val="18"/>
                                <w:szCs w:val="18"/>
                              </w:rPr>
                            </w:pPr>
                            <w:proofErr w:type="spellStart"/>
                            <w:r w:rsidRPr="000A2343">
                              <w:rPr>
                                <w:rFonts w:ascii="Lucida Console" w:hAnsi="Lucida Console"/>
                                <w:sz w:val="18"/>
                                <w:szCs w:val="18"/>
                              </w:rPr>
                              <w:t>scale_color_</w:t>
                            </w:r>
                            <w:proofErr w:type="gramStart"/>
                            <w:r w:rsidRPr="000A2343">
                              <w:rPr>
                                <w:rFonts w:ascii="Lucida Console" w:hAnsi="Lucida Console"/>
                                <w:sz w:val="18"/>
                                <w:szCs w:val="18"/>
                              </w:rPr>
                              <w:t>brewer</w:t>
                            </w:r>
                            <w:proofErr w:type="spellEnd"/>
                            <w:r w:rsidRPr="000A2343">
                              <w:rPr>
                                <w:rFonts w:ascii="Lucida Console" w:hAnsi="Lucida Console"/>
                                <w:sz w:val="18"/>
                                <w:szCs w:val="18"/>
                              </w:rPr>
                              <w:t>(</w:t>
                            </w:r>
                            <w:proofErr w:type="gramEnd"/>
                            <w:r w:rsidRPr="000A2343">
                              <w:rPr>
                                <w:rFonts w:ascii="Lucida Console" w:hAnsi="Lucida Console"/>
                                <w:sz w:val="18"/>
                                <w:szCs w:val="18"/>
                              </w:rPr>
                              <w:t>type = 'qual')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DFC26" id="Text Box 17" o:spid="_x0000_s1036" type="#_x0000_t202" style="position:absolute;margin-left:277.35pt;margin-top:46.95pt;width:224.15pt;height:110.8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" filled="f" stroked="f" strokeweight=".5pt">
                <v:textbox>
                  <w:txbxContent>
                    <w:p w14:paraId="0829C612" w14:textId="77777777" w:rsidR="000A2343" w:rsidRPr="000A2343" w:rsidRDefault="000A2343" w:rsidP="000A2343">
                      <w:pPr>
                        <w:rPr>
                          <w:rFonts w:ascii="Lucida Console" w:hAnsi="Lucida Console"/>
                          <w:sz w:val="18"/>
                          <w:szCs w:val="18"/>
                        </w:rPr>
                      </w:pPr>
                      <w:r w:rsidRPr="000A2343">
                        <w:rPr>
                          <w:rFonts w:ascii="Lucida Console" w:hAnsi="Lucida Console"/>
                          <w:sz w:val="18"/>
                          <w:szCs w:val="18"/>
                        </w:rPr>
                        <w:t xml:space="preserve">data &lt;- </w:t>
                      </w:r>
                      <w:proofErr w:type="spellStart"/>
                      <w:proofErr w:type="gramStart"/>
                      <w:r w:rsidRPr="000A2343">
                        <w:rPr>
                          <w:rFonts w:ascii="Lucida Console" w:hAnsi="Lucida Console"/>
                          <w:sz w:val="18"/>
                          <w:szCs w:val="18"/>
                        </w:rPr>
                        <w:t>data.frame</w:t>
                      </w:r>
                      <w:proofErr w:type="spellEnd"/>
                      <w:proofErr w:type="gramEnd"/>
                      <w:r w:rsidRPr="000A2343">
                        <w:rPr>
                          <w:rFonts w:ascii="Lucida Console" w:hAnsi="Lucida Console"/>
                          <w:sz w:val="18"/>
                          <w:szCs w:val="18"/>
                        </w:rPr>
                        <w:t>(market,genre1,Unit)</w:t>
                      </w:r>
                    </w:p>
                    <w:p w14:paraId="7F762AF3" w14:textId="77777777" w:rsidR="000A2343" w:rsidRDefault="000A2343" w:rsidP="000A2343">
                      <w:pPr>
                        <w:rPr>
                          <w:rFonts w:ascii="Lucida Console" w:hAnsi="Lucida Console"/>
                          <w:sz w:val="18"/>
                          <w:szCs w:val="18"/>
                        </w:rPr>
                      </w:pPr>
                      <w:proofErr w:type="spellStart"/>
                      <w:r w:rsidRPr="000A2343">
                        <w:rPr>
                          <w:rFonts w:ascii="Lucida Console" w:hAnsi="Lucida Console"/>
                          <w:sz w:val="18"/>
                          <w:szCs w:val="18"/>
                        </w:rPr>
                        <w:t>marketGenre</w:t>
                      </w:r>
                      <w:proofErr w:type="spellEnd"/>
                      <w:r w:rsidRPr="000A2343">
                        <w:rPr>
                          <w:rFonts w:ascii="Lucida Console" w:hAnsi="Lucida Console"/>
                          <w:sz w:val="18"/>
                          <w:szCs w:val="18"/>
                        </w:rPr>
                        <w:t>&lt;-</w:t>
                      </w:r>
                      <w:proofErr w:type="spellStart"/>
                      <w:proofErr w:type="gramStart"/>
                      <w:r w:rsidRPr="000A2343">
                        <w:rPr>
                          <w:rFonts w:ascii="Lucida Console" w:hAnsi="Lucida Console"/>
                          <w:sz w:val="18"/>
                          <w:szCs w:val="18"/>
                        </w:rPr>
                        <w:t>ggplot</w:t>
                      </w:r>
                      <w:proofErr w:type="spellEnd"/>
                      <w:r w:rsidRPr="000A2343">
                        <w:rPr>
                          <w:rFonts w:ascii="Lucida Console" w:hAnsi="Lucida Console"/>
                          <w:sz w:val="18"/>
                          <w:szCs w:val="18"/>
                        </w:rPr>
                        <w:t>(</w:t>
                      </w:r>
                      <w:proofErr w:type="gramEnd"/>
                      <w:r w:rsidRPr="000A2343">
                        <w:rPr>
                          <w:rFonts w:ascii="Lucida Console" w:hAnsi="Lucida Console"/>
                          <w:sz w:val="18"/>
                          <w:szCs w:val="18"/>
                        </w:rPr>
                        <w:t xml:space="preserve">data, </w:t>
                      </w:r>
                      <w:proofErr w:type="spellStart"/>
                      <w:r w:rsidRPr="000A2343">
                        <w:rPr>
                          <w:rFonts w:ascii="Lucida Console" w:hAnsi="Lucida Console"/>
                          <w:sz w:val="18"/>
                          <w:szCs w:val="18"/>
                        </w:rPr>
                        <w:t>aes</w:t>
                      </w:r>
                      <w:proofErr w:type="spellEnd"/>
                      <w:r w:rsidRPr="000A2343">
                        <w:rPr>
                          <w:rFonts w:ascii="Lucida Console" w:hAnsi="Lucida Console"/>
                          <w:sz w:val="18"/>
                          <w:szCs w:val="18"/>
                        </w:rPr>
                        <w:t>(fill=genre1,y=Unit, x=</w:t>
                      </w:r>
                      <w:proofErr w:type="spellStart"/>
                      <w:r w:rsidRPr="000A2343">
                        <w:rPr>
                          <w:rFonts w:ascii="Lucida Console" w:hAnsi="Lucida Console"/>
                          <w:sz w:val="18"/>
                          <w:szCs w:val="18"/>
                        </w:rPr>
                        <w:t>market,col</w:t>
                      </w:r>
                      <w:proofErr w:type="spellEnd"/>
                      <w:r w:rsidRPr="000A2343">
                        <w:rPr>
                          <w:rFonts w:ascii="Lucida Console" w:hAnsi="Lucida Console"/>
                          <w:sz w:val="18"/>
                          <w:szCs w:val="18"/>
                        </w:rPr>
                        <w:t xml:space="preserve">= 'black')) </w:t>
                      </w:r>
                    </w:p>
                    <w:p w14:paraId="45A05368" w14:textId="4A74D758" w:rsidR="000A2343" w:rsidRDefault="000A2343" w:rsidP="000A2343">
                      <w:pPr>
                        <w:rPr>
                          <w:rFonts w:ascii="Lucida Console" w:hAnsi="Lucida Console"/>
                          <w:sz w:val="18"/>
                          <w:szCs w:val="18"/>
                        </w:rPr>
                      </w:pPr>
                      <w:r w:rsidRPr="000A2343">
                        <w:rPr>
                          <w:rFonts w:ascii="Lucida Console" w:hAnsi="Lucida Console"/>
                          <w:sz w:val="18"/>
                          <w:szCs w:val="18"/>
                        </w:rPr>
                        <w:t>+</w:t>
                      </w:r>
                    </w:p>
                    <w:p w14:paraId="7A35A9CE" w14:textId="77777777" w:rsidR="000A2343" w:rsidRDefault="000A2343" w:rsidP="000A2343">
                      <w:pPr>
                        <w:rPr>
                          <w:rFonts w:ascii="Lucida Console" w:hAnsi="Lucida Console"/>
                          <w:sz w:val="18"/>
                          <w:szCs w:val="18"/>
                        </w:rPr>
                      </w:pPr>
                      <w:proofErr w:type="spellStart"/>
                      <w:r w:rsidRPr="000A2343">
                        <w:rPr>
                          <w:rFonts w:ascii="Lucida Console" w:hAnsi="Lucida Console"/>
                          <w:sz w:val="18"/>
                          <w:szCs w:val="18"/>
                        </w:rPr>
                        <w:t>geom_</w:t>
                      </w:r>
                      <w:proofErr w:type="gramStart"/>
                      <w:r w:rsidRPr="000A2343">
                        <w:rPr>
                          <w:rFonts w:ascii="Lucida Console" w:hAnsi="Lucida Console"/>
                          <w:sz w:val="18"/>
                          <w:szCs w:val="18"/>
                        </w:rPr>
                        <w:t>bar</w:t>
                      </w:r>
                      <w:proofErr w:type="spellEnd"/>
                      <w:r w:rsidRPr="000A2343">
                        <w:rPr>
                          <w:rFonts w:ascii="Lucida Console" w:hAnsi="Lucida Console"/>
                          <w:sz w:val="18"/>
                          <w:szCs w:val="18"/>
                        </w:rPr>
                        <w:t>(</w:t>
                      </w:r>
                      <w:proofErr w:type="gramEnd"/>
                      <w:r w:rsidRPr="000A2343">
                        <w:rPr>
                          <w:rFonts w:ascii="Lucida Console" w:hAnsi="Lucida Console"/>
                          <w:sz w:val="18"/>
                          <w:szCs w:val="18"/>
                        </w:rPr>
                        <w:t xml:space="preserve">position="dodge", stat="identity") </w:t>
                      </w:r>
                    </w:p>
                    <w:p w14:paraId="77281B67" w14:textId="77777777" w:rsidR="000A2343" w:rsidRDefault="000A2343" w:rsidP="000A2343">
                      <w:pPr>
                        <w:rPr>
                          <w:rFonts w:ascii="Lucida Console" w:hAnsi="Lucida Console"/>
                          <w:sz w:val="18"/>
                          <w:szCs w:val="18"/>
                        </w:rPr>
                      </w:pPr>
                      <w:r w:rsidRPr="000A2343">
                        <w:rPr>
                          <w:rFonts w:ascii="Lucida Console" w:hAnsi="Lucida Console"/>
                          <w:sz w:val="18"/>
                          <w:szCs w:val="18"/>
                        </w:rPr>
                        <w:t xml:space="preserve">+ </w:t>
                      </w:r>
                    </w:p>
                    <w:p w14:paraId="32AC942D" w14:textId="4B86383B" w:rsidR="000A2343" w:rsidRPr="000A2343" w:rsidRDefault="000A2343" w:rsidP="000A2343">
                      <w:pPr>
                        <w:rPr>
                          <w:rFonts w:ascii="Lucida Console" w:hAnsi="Lucida Console"/>
                          <w:sz w:val="18"/>
                          <w:szCs w:val="18"/>
                        </w:rPr>
                      </w:pPr>
                      <w:proofErr w:type="spellStart"/>
                      <w:r w:rsidRPr="000A2343">
                        <w:rPr>
                          <w:rFonts w:ascii="Lucida Console" w:hAnsi="Lucida Console"/>
                          <w:sz w:val="18"/>
                          <w:szCs w:val="18"/>
                        </w:rPr>
                        <w:t>scale_color_</w:t>
                      </w:r>
                      <w:proofErr w:type="gramStart"/>
                      <w:r w:rsidRPr="000A2343">
                        <w:rPr>
                          <w:rFonts w:ascii="Lucida Console" w:hAnsi="Lucida Console"/>
                          <w:sz w:val="18"/>
                          <w:szCs w:val="18"/>
                        </w:rPr>
                        <w:t>brewer</w:t>
                      </w:r>
                      <w:proofErr w:type="spellEnd"/>
                      <w:r w:rsidRPr="000A2343">
                        <w:rPr>
                          <w:rFonts w:ascii="Lucida Console" w:hAnsi="Lucida Console"/>
                          <w:sz w:val="18"/>
                          <w:szCs w:val="18"/>
                        </w:rPr>
                        <w:t>(</w:t>
                      </w:r>
                      <w:proofErr w:type="gramEnd"/>
                      <w:r w:rsidRPr="000A2343">
                        <w:rPr>
                          <w:rFonts w:ascii="Lucida Console" w:hAnsi="Lucida Console"/>
                          <w:sz w:val="18"/>
                          <w:szCs w:val="18"/>
                        </w:rPr>
                        <w:t>type = 'qual')</w:t>
                      </w:r>
                    </w:p>
                  </w:txbxContent>
                </v:textbox>
              </v:shape>
            </w:pict>
          </mc:Fallback>
        </mc:AlternateContent>
      </w:r>
      <w:r w:rsidR="00F24276">
        <w:rPr>
          <w:noProof/>
        </w:rPr>
        <w:drawing>
          <wp:inline distT="0" distB="0" distL="0" distR="0" wp14:anchorId="1D5D9D4B" wp14:editId="2B68002B">
            <wp:extent cx="3090568" cy="264778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3647" cy="2658990"/>
                    </a:xfrm>
                    <a:prstGeom prst="rect">
                      <a:avLst/>
                    </a:prstGeom>
                    <a:noFill/>
                    <a:ln>
                      <a:noFill/>
                    </a:ln>
                  </pic:spPr>
                </pic:pic>
              </a:graphicData>
            </a:graphic>
          </wp:inline>
        </w:drawing>
      </w:r>
    </w:p>
    <w:p w14:paraId="554B1B4D" w14:textId="285F7EDC" w:rsidR="001D79B2" w:rsidRDefault="001D79B2" w:rsidP="001D79B2">
      <w:pPr>
        <w:pStyle w:val="Caption"/>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rPr>
          <w:noProof/>
        </w:rPr>
        <w:t>10</w:t>
      </w:r>
      <w:r>
        <w:fldChar w:fldCharType="end"/>
      </w:r>
      <w:r>
        <w:t>: Genre Sales in Global Market</w:t>
      </w:r>
    </w:p>
    <w:p w14:paraId="30C29049" w14:textId="732927D5" w:rsidR="001D79B2" w:rsidRPr="00A62182" w:rsidRDefault="001D79B2" w:rsidP="00A62182">
      <w:pPr>
        <w:spacing w:line="480" w:lineRule="auto"/>
        <w:rPr>
          <w:rFonts w:ascii="Times New Roman" w:hAnsi="Times New Roman" w:cs="Times New Roman"/>
          <w:sz w:val="24"/>
          <w:szCs w:val="24"/>
        </w:rPr>
      </w:pPr>
      <w:r>
        <w:rPr>
          <w:noProof/>
        </w:rPr>
        <w:drawing>
          <wp:inline distT="0" distB="0" distL="0" distR="0" wp14:anchorId="252E7CEE" wp14:editId="7F8D6535">
            <wp:extent cx="3737113" cy="249140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esquisse_20200609T010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0754" cy="2507169"/>
                    </a:xfrm>
                    <a:prstGeom prst="rect">
                      <a:avLst/>
                    </a:prstGeom>
                  </pic:spPr>
                </pic:pic>
              </a:graphicData>
            </a:graphic>
          </wp:inline>
        </w:drawing>
      </w:r>
    </w:p>
    <w:p w14:paraId="0A3EEFD6" w14:textId="3CAA594C" w:rsidR="001D79B2" w:rsidRDefault="001D79B2" w:rsidP="001D79B2">
      <w:pPr>
        <w:pStyle w:val="Caption"/>
        <w:rPr>
          <w:rFonts w:ascii="Times New Roman" w:hAnsi="Times New Roman" w:cs="Times New Roman"/>
          <w:b/>
          <w:bCs/>
          <w:sz w:val="24"/>
          <w:szCs w:val="24"/>
        </w:rPr>
      </w:pPr>
      <w:r>
        <w:lastRenderedPageBreak/>
        <w:t xml:space="preserve">Figure </w:t>
      </w:r>
      <w:r>
        <w:fldChar w:fldCharType="begin"/>
      </w:r>
      <w:r>
        <w:instrText xml:space="preserve"> SEQ Figure \* ARABIC </w:instrText>
      </w:r>
      <w:r>
        <w:fldChar w:fldCharType="separate"/>
      </w:r>
      <w:r>
        <w:rPr>
          <w:noProof/>
        </w:rPr>
        <w:t>11</w:t>
      </w:r>
      <w:r>
        <w:fldChar w:fldCharType="end"/>
      </w:r>
      <w:r>
        <w:t>: Genre Sales Over Time</w:t>
      </w:r>
    </w:p>
    <w:p w14:paraId="51C82C4C" w14:textId="3C7C5E6A" w:rsidR="008B66F3" w:rsidRDefault="00CD0342" w:rsidP="00CD03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Conclusion</w:t>
      </w:r>
    </w:p>
    <w:p w14:paraId="56544CEF" w14:textId="2882B4D0" w:rsidR="001A6CED" w:rsidRDefault="001A6CED" w:rsidP="00EB2929">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While the video game industry remains relatively young, it is only expected to further grow in the coming years. Certain aspects of the market can be volatile and are also influenced by the overall economic fluctuations (Cook, 2019). </w:t>
      </w:r>
      <w:r w:rsidR="00EB2929">
        <w:rPr>
          <w:rFonts w:ascii="Times New Roman" w:hAnsi="Times New Roman" w:cs="Times New Roman"/>
          <w:sz w:val="24"/>
          <w:szCs w:val="24"/>
        </w:rPr>
        <w:t xml:space="preserve">However, with Nintendo focusing on the Action and Role-Playing genres in North America and Japan respectively, we can conclude that their sales will continue to set the precedent across the globe. Furthermore, with a general stepping back, and focusing on the Action genre in Europe, Nintendo should continue to do well in that market. </w:t>
      </w:r>
      <w:r w:rsidR="004B4562">
        <w:rPr>
          <w:rFonts w:ascii="Times New Roman" w:hAnsi="Times New Roman" w:cs="Times New Roman"/>
          <w:sz w:val="24"/>
          <w:szCs w:val="24"/>
        </w:rPr>
        <w:t xml:space="preserve">As video games continue to become more accessible to consumers, the sales will continue to rise. Given the outcome, it appears as if Nintendo will continue to remain a dominant force within markets globally for years to come. </w:t>
      </w:r>
    </w:p>
    <w:p w14:paraId="18D2D4E6" w14:textId="6B3E3EEA" w:rsidR="004B4562" w:rsidRDefault="004B4562" w:rsidP="001A6CED">
      <w:pPr>
        <w:spacing w:line="480" w:lineRule="auto"/>
        <w:rPr>
          <w:rFonts w:ascii="Times New Roman" w:hAnsi="Times New Roman" w:cs="Times New Roman"/>
          <w:sz w:val="24"/>
          <w:szCs w:val="24"/>
        </w:rPr>
      </w:pPr>
    </w:p>
    <w:p w14:paraId="4E007C29" w14:textId="03A81321" w:rsidR="004B4562" w:rsidRDefault="004B4562" w:rsidP="001A6CED">
      <w:pPr>
        <w:spacing w:line="480" w:lineRule="auto"/>
        <w:rPr>
          <w:rFonts w:ascii="Times New Roman" w:hAnsi="Times New Roman" w:cs="Times New Roman"/>
          <w:sz w:val="24"/>
          <w:szCs w:val="24"/>
        </w:rPr>
      </w:pPr>
    </w:p>
    <w:p w14:paraId="61F2917C" w14:textId="31C41A3D" w:rsidR="004B4562" w:rsidRDefault="004B4562" w:rsidP="001A6CED">
      <w:pPr>
        <w:spacing w:line="480" w:lineRule="auto"/>
        <w:rPr>
          <w:rFonts w:ascii="Times New Roman" w:hAnsi="Times New Roman" w:cs="Times New Roman"/>
          <w:sz w:val="24"/>
          <w:szCs w:val="24"/>
        </w:rPr>
      </w:pPr>
    </w:p>
    <w:p w14:paraId="600401C1" w14:textId="4F8CF89D" w:rsidR="001D79B2" w:rsidRDefault="001D79B2" w:rsidP="00AB0339">
      <w:pPr>
        <w:spacing w:line="480" w:lineRule="auto"/>
        <w:rPr>
          <w:rFonts w:ascii="Times New Roman" w:hAnsi="Times New Roman" w:cs="Times New Roman"/>
          <w:b/>
          <w:bCs/>
          <w:sz w:val="24"/>
          <w:szCs w:val="24"/>
        </w:rPr>
      </w:pPr>
    </w:p>
    <w:p w14:paraId="6E2A8922" w14:textId="70DBBEFB" w:rsidR="00585E9C" w:rsidRDefault="00585E9C" w:rsidP="00AB0339">
      <w:pPr>
        <w:spacing w:line="480" w:lineRule="auto"/>
        <w:rPr>
          <w:rFonts w:ascii="Times New Roman" w:hAnsi="Times New Roman" w:cs="Times New Roman"/>
          <w:b/>
          <w:bCs/>
          <w:sz w:val="24"/>
          <w:szCs w:val="24"/>
        </w:rPr>
      </w:pPr>
    </w:p>
    <w:p w14:paraId="393A9719" w14:textId="17C373ED" w:rsidR="00585E9C" w:rsidRDefault="00585E9C" w:rsidP="00AB0339">
      <w:pPr>
        <w:spacing w:line="480" w:lineRule="auto"/>
        <w:rPr>
          <w:rFonts w:ascii="Times New Roman" w:hAnsi="Times New Roman" w:cs="Times New Roman"/>
          <w:b/>
          <w:bCs/>
          <w:sz w:val="24"/>
          <w:szCs w:val="24"/>
        </w:rPr>
      </w:pPr>
    </w:p>
    <w:p w14:paraId="4042F668" w14:textId="63F3CD2B" w:rsidR="00585E9C" w:rsidRDefault="00585E9C" w:rsidP="00AB0339">
      <w:pPr>
        <w:spacing w:line="480" w:lineRule="auto"/>
        <w:rPr>
          <w:rFonts w:ascii="Times New Roman" w:hAnsi="Times New Roman" w:cs="Times New Roman"/>
          <w:b/>
          <w:bCs/>
          <w:sz w:val="24"/>
          <w:szCs w:val="24"/>
        </w:rPr>
      </w:pPr>
    </w:p>
    <w:p w14:paraId="1B12DF36" w14:textId="3E09E65F" w:rsidR="00585E9C" w:rsidRDefault="00585E9C" w:rsidP="00AB0339">
      <w:pPr>
        <w:spacing w:line="480" w:lineRule="auto"/>
        <w:rPr>
          <w:rFonts w:ascii="Times New Roman" w:hAnsi="Times New Roman" w:cs="Times New Roman"/>
          <w:b/>
          <w:bCs/>
          <w:sz w:val="24"/>
          <w:szCs w:val="24"/>
        </w:rPr>
      </w:pPr>
    </w:p>
    <w:p w14:paraId="1CD7967E" w14:textId="15B51A4C" w:rsidR="00585E9C" w:rsidRDefault="00585E9C" w:rsidP="00AB0339">
      <w:pPr>
        <w:spacing w:line="480" w:lineRule="auto"/>
        <w:rPr>
          <w:rFonts w:ascii="Times New Roman" w:hAnsi="Times New Roman" w:cs="Times New Roman"/>
          <w:b/>
          <w:bCs/>
          <w:sz w:val="24"/>
          <w:szCs w:val="24"/>
        </w:rPr>
      </w:pPr>
    </w:p>
    <w:p w14:paraId="5FBE83C3" w14:textId="2AD1CBD9" w:rsidR="00585E9C" w:rsidRDefault="00585E9C" w:rsidP="00AB0339">
      <w:pPr>
        <w:spacing w:line="480" w:lineRule="auto"/>
        <w:rPr>
          <w:rFonts w:ascii="Times New Roman" w:hAnsi="Times New Roman" w:cs="Times New Roman"/>
          <w:b/>
          <w:bCs/>
          <w:sz w:val="24"/>
          <w:szCs w:val="24"/>
        </w:rPr>
      </w:pPr>
    </w:p>
    <w:p w14:paraId="4D860EE9" w14:textId="2AF6DAA3" w:rsidR="00585E9C" w:rsidRDefault="00585E9C" w:rsidP="00AB0339">
      <w:pPr>
        <w:spacing w:line="480" w:lineRule="auto"/>
        <w:rPr>
          <w:rFonts w:ascii="Times New Roman" w:hAnsi="Times New Roman" w:cs="Times New Roman"/>
          <w:b/>
          <w:bCs/>
          <w:sz w:val="24"/>
          <w:szCs w:val="24"/>
        </w:rPr>
      </w:pPr>
    </w:p>
    <w:p w14:paraId="5B2E5875" w14:textId="77777777" w:rsidR="00585E9C" w:rsidRDefault="00585E9C" w:rsidP="00AB0339">
      <w:pPr>
        <w:spacing w:line="480" w:lineRule="auto"/>
        <w:rPr>
          <w:rFonts w:ascii="Times New Roman" w:hAnsi="Times New Roman" w:cs="Times New Roman"/>
          <w:b/>
          <w:bCs/>
          <w:sz w:val="24"/>
          <w:szCs w:val="24"/>
        </w:rPr>
      </w:pPr>
    </w:p>
    <w:p w14:paraId="431640F8" w14:textId="77777777" w:rsidR="001D79B2" w:rsidRDefault="001D79B2" w:rsidP="00CD0342">
      <w:pPr>
        <w:spacing w:line="480" w:lineRule="auto"/>
        <w:jc w:val="center"/>
        <w:rPr>
          <w:rFonts w:ascii="Times New Roman" w:hAnsi="Times New Roman" w:cs="Times New Roman"/>
          <w:b/>
          <w:bCs/>
          <w:sz w:val="24"/>
          <w:szCs w:val="24"/>
        </w:rPr>
      </w:pPr>
    </w:p>
    <w:p w14:paraId="0AA951A2" w14:textId="14C42042" w:rsidR="00CD0342" w:rsidRDefault="00CD0342" w:rsidP="00CD03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3743628A" w14:textId="07A757F1" w:rsidR="00A62182" w:rsidRDefault="00A62182" w:rsidP="00EB2929">
      <w:pPr>
        <w:spacing w:line="480" w:lineRule="auto"/>
        <w:rPr>
          <w:rFonts w:ascii="Times New Roman" w:hAnsi="Times New Roman" w:cs="Times New Roman"/>
          <w:sz w:val="24"/>
          <w:szCs w:val="24"/>
        </w:rPr>
      </w:pPr>
      <w:proofErr w:type="spellStart"/>
      <w:r w:rsidRPr="00A62182">
        <w:rPr>
          <w:rFonts w:ascii="Times New Roman" w:hAnsi="Times New Roman" w:cs="Times New Roman"/>
          <w:sz w:val="24"/>
          <w:szCs w:val="24"/>
        </w:rPr>
        <w:t>Cifaldi</w:t>
      </w:r>
      <w:proofErr w:type="spellEnd"/>
      <w:r w:rsidRPr="00A62182">
        <w:rPr>
          <w:rFonts w:ascii="Times New Roman" w:hAnsi="Times New Roman" w:cs="Times New Roman"/>
          <w:sz w:val="24"/>
          <w:szCs w:val="24"/>
        </w:rPr>
        <w:t xml:space="preserve">, F. (2012). </w:t>
      </w:r>
      <w:r w:rsidRPr="00A62182">
        <w:rPr>
          <w:rFonts w:ascii="Times New Roman" w:hAnsi="Times New Roman" w:cs="Times New Roman"/>
          <w:i/>
          <w:iCs/>
          <w:sz w:val="24"/>
          <w:szCs w:val="24"/>
        </w:rPr>
        <w:t>Happy 40</w:t>
      </w:r>
      <w:r w:rsidRPr="00A62182">
        <w:rPr>
          <w:rFonts w:ascii="Times New Roman" w:hAnsi="Times New Roman" w:cs="Times New Roman"/>
          <w:i/>
          <w:iCs/>
          <w:sz w:val="24"/>
          <w:szCs w:val="24"/>
          <w:vertAlign w:val="superscript"/>
        </w:rPr>
        <w:t>th</w:t>
      </w:r>
      <w:r w:rsidRPr="00A62182">
        <w:rPr>
          <w:rFonts w:ascii="Times New Roman" w:hAnsi="Times New Roman" w:cs="Times New Roman"/>
          <w:i/>
          <w:iCs/>
          <w:sz w:val="24"/>
          <w:szCs w:val="24"/>
        </w:rPr>
        <w:t xml:space="preserve"> birthday, video games. </w:t>
      </w:r>
      <w:r w:rsidRPr="00A62182">
        <w:rPr>
          <w:rFonts w:ascii="Times New Roman" w:hAnsi="Times New Roman" w:cs="Times New Roman"/>
          <w:sz w:val="24"/>
          <w:szCs w:val="24"/>
        </w:rPr>
        <w:t xml:space="preserve">Retrieved from: </w:t>
      </w:r>
      <w:r w:rsidR="00EB2929">
        <w:rPr>
          <w:rFonts w:ascii="Times New Roman" w:hAnsi="Times New Roman" w:cs="Times New Roman"/>
          <w:sz w:val="24"/>
          <w:szCs w:val="24"/>
        </w:rPr>
        <w:t xml:space="preserve">       </w:t>
      </w:r>
      <w:hyperlink r:id="rId22" w:history="1">
        <w:r w:rsidR="00B93EDD" w:rsidRPr="00327160">
          <w:rPr>
            <w:rStyle w:val="Hyperlink"/>
            <w:rFonts w:ascii="Times New Roman" w:hAnsi="Times New Roman" w:cs="Times New Roman"/>
            <w:sz w:val="24"/>
            <w:szCs w:val="24"/>
          </w:rPr>
          <w:t>https://web.archive.org/web/20170627094159/http://www.gamasutra.com/view/news/176677/Happy_40th_birthday_video_games.php</w:t>
        </w:r>
      </w:hyperlink>
      <w:r w:rsidRPr="00A62182">
        <w:rPr>
          <w:rFonts w:ascii="Times New Roman" w:hAnsi="Times New Roman" w:cs="Times New Roman"/>
          <w:sz w:val="24"/>
          <w:szCs w:val="24"/>
        </w:rPr>
        <w:t>, May 29, 2020.</w:t>
      </w:r>
    </w:p>
    <w:p w14:paraId="519F5176" w14:textId="1C1D74C7" w:rsidR="00C738B9" w:rsidRPr="00C738B9" w:rsidRDefault="00C738B9" w:rsidP="00A62182">
      <w:pPr>
        <w:spacing w:line="480" w:lineRule="auto"/>
        <w:rPr>
          <w:rFonts w:ascii="Times New Roman" w:hAnsi="Times New Roman" w:cs="Times New Roman"/>
          <w:sz w:val="24"/>
          <w:szCs w:val="24"/>
        </w:rPr>
      </w:pPr>
      <w:r>
        <w:rPr>
          <w:rFonts w:ascii="Times New Roman" w:hAnsi="Times New Roman" w:cs="Times New Roman"/>
          <w:sz w:val="24"/>
          <w:szCs w:val="24"/>
        </w:rPr>
        <w:t xml:space="preserve">Cook, D. (2019). </w:t>
      </w:r>
      <w:r w:rsidRPr="00C738B9">
        <w:rPr>
          <w:rFonts w:ascii="Times New Roman" w:hAnsi="Times New Roman" w:cs="Times New Roman"/>
          <w:i/>
          <w:iCs/>
          <w:sz w:val="24"/>
          <w:szCs w:val="24"/>
        </w:rPr>
        <w:t>Video game software publishing in the U.S. Level up:</w:t>
      </w:r>
      <w:r>
        <w:rPr>
          <w:rFonts w:ascii="Times New Roman" w:hAnsi="Times New Roman" w:cs="Times New Roman"/>
          <w:sz w:val="24"/>
          <w:szCs w:val="24"/>
        </w:rPr>
        <w:t xml:space="preserve"> </w:t>
      </w:r>
      <w:r>
        <w:rPr>
          <w:rFonts w:ascii="Times New Roman" w:hAnsi="Times New Roman" w:cs="Times New Roman"/>
          <w:i/>
          <w:iCs/>
          <w:sz w:val="24"/>
          <w:szCs w:val="24"/>
        </w:rPr>
        <w:t>Video game sales through new platforms will boost industry revenue</w:t>
      </w:r>
      <w:r>
        <w:rPr>
          <w:rFonts w:ascii="Times New Roman" w:hAnsi="Times New Roman" w:cs="Times New Roman"/>
          <w:sz w:val="24"/>
          <w:szCs w:val="24"/>
        </w:rPr>
        <w:t xml:space="preserve"> (Industry Report 51121E)</w:t>
      </w:r>
      <w:r>
        <w:rPr>
          <w:rFonts w:ascii="Times New Roman" w:hAnsi="Times New Roman" w:cs="Times New Roman"/>
          <w:i/>
          <w:iCs/>
          <w:sz w:val="24"/>
          <w:szCs w:val="24"/>
        </w:rPr>
        <w:t xml:space="preserve">. </w:t>
      </w:r>
      <w:r>
        <w:rPr>
          <w:rFonts w:ascii="Times New Roman" w:hAnsi="Times New Roman" w:cs="Times New Roman"/>
          <w:sz w:val="24"/>
          <w:szCs w:val="24"/>
        </w:rPr>
        <w:t xml:space="preserve">IBISWorld. </w:t>
      </w:r>
    </w:p>
    <w:p w14:paraId="43714A53" w14:textId="3115BB27" w:rsidR="00C04B69" w:rsidRDefault="00C04B69" w:rsidP="00CD0342">
      <w:pPr>
        <w:spacing w:line="480" w:lineRule="auto"/>
        <w:rPr>
          <w:rFonts w:ascii="Times New Roman" w:hAnsi="Times New Roman" w:cs="Times New Roman"/>
          <w:sz w:val="24"/>
          <w:szCs w:val="24"/>
        </w:rPr>
      </w:pPr>
      <w:r w:rsidRPr="00C04B69">
        <w:rPr>
          <w:rFonts w:ascii="Times New Roman" w:hAnsi="Times New Roman" w:cs="Times New Roman"/>
          <w:sz w:val="24"/>
          <w:szCs w:val="24"/>
        </w:rPr>
        <w:t xml:space="preserve">Noor, H. (2020). </w:t>
      </w:r>
      <w:r w:rsidRPr="00C04B69">
        <w:rPr>
          <w:rFonts w:ascii="Times New Roman" w:hAnsi="Times New Roman" w:cs="Times New Roman"/>
          <w:i/>
          <w:iCs/>
          <w:sz w:val="24"/>
          <w:szCs w:val="24"/>
        </w:rPr>
        <w:t xml:space="preserve">Video games sales: Video game sales from </w:t>
      </w:r>
      <w:proofErr w:type="spellStart"/>
      <w:r w:rsidRPr="00C04B69">
        <w:rPr>
          <w:rFonts w:ascii="Times New Roman" w:hAnsi="Times New Roman" w:cs="Times New Roman"/>
          <w:i/>
          <w:iCs/>
          <w:sz w:val="24"/>
          <w:szCs w:val="24"/>
        </w:rPr>
        <w:t>vgchartz</w:t>
      </w:r>
      <w:proofErr w:type="spellEnd"/>
      <w:r w:rsidRPr="00C04B69">
        <w:rPr>
          <w:rFonts w:ascii="Times New Roman" w:hAnsi="Times New Roman" w:cs="Times New Roman"/>
          <w:i/>
          <w:iCs/>
          <w:sz w:val="24"/>
          <w:szCs w:val="24"/>
        </w:rPr>
        <w:t xml:space="preserve"> and corresponding ratings from </w:t>
      </w:r>
      <w:proofErr w:type="spellStart"/>
      <w:r w:rsidRPr="00C04B69">
        <w:rPr>
          <w:rFonts w:ascii="Times New Roman" w:hAnsi="Times New Roman" w:cs="Times New Roman"/>
          <w:i/>
          <w:iCs/>
          <w:sz w:val="24"/>
          <w:szCs w:val="24"/>
        </w:rPr>
        <w:t>metacritic</w:t>
      </w:r>
      <w:proofErr w:type="spellEnd"/>
      <w:r w:rsidRPr="00C04B69">
        <w:rPr>
          <w:rFonts w:ascii="Times New Roman" w:hAnsi="Times New Roman" w:cs="Times New Roman"/>
          <w:i/>
          <w:iCs/>
          <w:sz w:val="24"/>
          <w:szCs w:val="24"/>
        </w:rPr>
        <w:t xml:space="preserve"> </w:t>
      </w:r>
      <w:r w:rsidRPr="00C04B69">
        <w:rPr>
          <w:rFonts w:ascii="Times New Roman" w:hAnsi="Times New Roman" w:cs="Times New Roman"/>
          <w:sz w:val="24"/>
          <w:szCs w:val="24"/>
        </w:rPr>
        <w:t>(Kaggle, Version 2) [Data set]. Kaggle. https://www.kaggle.com/mohalim/video-games-sales</w:t>
      </w:r>
      <w:r w:rsidR="00C738B9">
        <w:rPr>
          <w:rFonts w:ascii="Times New Roman" w:hAnsi="Times New Roman" w:cs="Times New Roman"/>
          <w:sz w:val="24"/>
          <w:szCs w:val="24"/>
        </w:rPr>
        <w:t>.</w:t>
      </w:r>
    </w:p>
    <w:p w14:paraId="5B2ABDAB" w14:textId="052CF4A1" w:rsidR="00C04B69" w:rsidRDefault="00C04B69" w:rsidP="00CD0342">
      <w:pPr>
        <w:spacing w:line="480" w:lineRule="auto"/>
        <w:rPr>
          <w:rFonts w:ascii="Times New Roman" w:hAnsi="Times New Roman" w:cs="Times New Roman"/>
          <w:sz w:val="24"/>
          <w:szCs w:val="24"/>
        </w:rPr>
      </w:pPr>
      <w:r>
        <w:rPr>
          <w:rFonts w:ascii="Times New Roman" w:hAnsi="Times New Roman" w:cs="Times New Roman"/>
          <w:sz w:val="24"/>
          <w:szCs w:val="24"/>
        </w:rPr>
        <w:t xml:space="preserve">Salts, J.S., &amp; Stanton, J.M. (2018). </w:t>
      </w:r>
      <w:r>
        <w:rPr>
          <w:rFonts w:ascii="Times New Roman" w:hAnsi="Times New Roman" w:cs="Times New Roman"/>
          <w:i/>
          <w:iCs/>
          <w:sz w:val="24"/>
          <w:szCs w:val="24"/>
        </w:rPr>
        <w:t>An introduction to data science.</w:t>
      </w:r>
      <w:r>
        <w:rPr>
          <w:rFonts w:ascii="Times New Roman" w:hAnsi="Times New Roman" w:cs="Times New Roman"/>
          <w:sz w:val="24"/>
          <w:szCs w:val="24"/>
        </w:rPr>
        <w:t xml:space="preserve"> Sage Publications.</w:t>
      </w:r>
    </w:p>
    <w:p w14:paraId="28B1678E" w14:textId="4CC982C0" w:rsidR="00A62182" w:rsidRPr="00A62182" w:rsidRDefault="00A62182" w:rsidP="00CD0342">
      <w:pPr>
        <w:spacing w:line="480" w:lineRule="auto"/>
        <w:rPr>
          <w:sz w:val="24"/>
          <w:szCs w:val="24"/>
        </w:rPr>
      </w:pPr>
      <w:proofErr w:type="spellStart"/>
      <w:r>
        <w:rPr>
          <w:rFonts w:ascii="Times New Roman" w:hAnsi="Times New Roman" w:cs="Times New Roman"/>
          <w:sz w:val="24"/>
          <w:szCs w:val="24"/>
        </w:rPr>
        <w:t>WePC</w:t>
      </w:r>
      <w:proofErr w:type="spellEnd"/>
      <w:r>
        <w:rPr>
          <w:rFonts w:ascii="Times New Roman" w:hAnsi="Times New Roman" w:cs="Times New Roman"/>
          <w:sz w:val="24"/>
          <w:szCs w:val="24"/>
        </w:rPr>
        <w:t xml:space="preserve"> (2020). </w:t>
      </w:r>
      <w:r>
        <w:rPr>
          <w:rFonts w:ascii="Times New Roman" w:hAnsi="Times New Roman" w:cs="Times New Roman"/>
          <w:i/>
          <w:iCs/>
          <w:sz w:val="24"/>
          <w:szCs w:val="24"/>
        </w:rPr>
        <w:t>2020 video game industry statistics, trends, &amp;data.</w:t>
      </w:r>
      <w:r>
        <w:rPr>
          <w:rFonts w:ascii="Times New Roman" w:hAnsi="Times New Roman" w:cs="Times New Roman"/>
          <w:sz w:val="24"/>
          <w:szCs w:val="24"/>
        </w:rPr>
        <w:t xml:space="preserve"> Retrieved from: </w:t>
      </w:r>
      <w:hyperlink r:id="rId23" w:history="1">
        <w:r w:rsidRPr="00206890">
          <w:rPr>
            <w:rStyle w:val="Hyperlink"/>
            <w:rFonts w:ascii="Times New Roman" w:hAnsi="Times New Roman" w:cs="Times New Roman"/>
            <w:sz w:val="24"/>
            <w:szCs w:val="24"/>
          </w:rPr>
          <w:t>https://www.wepc.com/news/video-game-statistics/</w:t>
        </w:r>
      </w:hyperlink>
      <w:r w:rsidRPr="00206890">
        <w:rPr>
          <w:rFonts w:ascii="Times New Roman" w:hAnsi="Times New Roman" w:cs="Times New Roman"/>
          <w:sz w:val="24"/>
          <w:szCs w:val="24"/>
        </w:rPr>
        <w:t>, May 28, 2020.</w:t>
      </w:r>
      <w:r w:rsidRPr="00206890">
        <w:rPr>
          <w:sz w:val="24"/>
          <w:szCs w:val="24"/>
        </w:rPr>
        <w:t xml:space="preserve"> </w:t>
      </w:r>
    </w:p>
    <w:p w14:paraId="44CFDE89" w14:textId="110AAC31" w:rsidR="00DA594A" w:rsidRDefault="00DA594A" w:rsidP="00CD0342">
      <w:pPr>
        <w:spacing w:line="480" w:lineRule="auto"/>
      </w:pPr>
      <w:proofErr w:type="spellStart"/>
      <w:r>
        <w:rPr>
          <w:rFonts w:ascii="Times New Roman" w:hAnsi="Times New Roman" w:cs="Times New Roman"/>
          <w:sz w:val="24"/>
          <w:szCs w:val="24"/>
        </w:rPr>
        <w:t>Willaert</w:t>
      </w:r>
      <w:proofErr w:type="spellEnd"/>
      <w:r>
        <w:rPr>
          <w:rFonts w:ascii="Times New Roman" w:hAnsi="Times New Roman" w:cs="Times New Roman"/>
          <w:sz w:val="24"/>
          <w:szCs w:val="24"/>
        </w:rPr>
        <w:t xml:space="preserve">, K. (2018). </w:t>
      </w:r>
      <w:r>
        <w:rPr>
          <w:rFonts w:ascii="Times New Roman" w:hAnsi="Times New Roman" w:cs="Times New Roman"/>
          <w:i/>
          <w:iCs/>
          <w:sz w:val="24"/>
          <w:szCs w:val="24"/>
        </w:rPr>
        <w:t>In search of the first video game commercial.</w:t>
      </w:r>
      <w:r>
        <w:rPr>
          <w:rFonts w:ascii="Times New Roman" w:hAnsi="Times New Roman" w:cs="Times New Roman"/>
          <w:sz w:val="24"/>
          <w:szCs w:val="24"/>
        </w:rPr>
        <w:t xml:space="preserve"> Retrieved from: </w:t>
      </w:r>
      <w:hyperlink r:id="rId24" w:history="1">
        <w:r w:rsidRPr="00C738B9">
          <w:rPr>
            <w:rStyle w:val="Hyperlink"/>
            <w:rFonts w:ascii="Times New Roman" w:hAnsi="Times New Roman" w:cs="Times New Roman"/>
            <w:sz w:val="24"/>
            <w:szCs w:val="24"/>
          </w:rPr>
          <w:t>https://web.archive.org/web/20180112182723/https://gamehistory.org/first-video-game-commercial/</w:t>
        </w:r>
      </w:hyperlink>
      <w:r w:rsidRPr="00C738B9">
        <w:rPr>
          <w:rFonts w:ascii="Times New Roman" w:hAnsi="Times New Roman" w:cs="Times New Roman"/>
          <w:sz w:val="24"/>
          <w:szCs w:val="24"/>
        </w:rPr>
        <w:t>, May 30, 2020.</w:t>
      </w:r>
      <w:r w:rsidRPr="00C738B9">
        <w:rPr>
          <w:sz w:val="24"/>
          <w:szCs w:val="24"/>
        </w:rPr>
        <w:t xml:space="preserve"> </w:t>
      </w:r>
    </w:p>
    <w:p w14:paraId="617CA0AD" w14:textId="1E40D993" w:rsidR="00A62182" w:rsidRDefault="00A62182" w:rsidP="00CD0342">
      <w:pPr>
        <w:spacing w:line="480" w:lineRule="auto"/>
        <w:rPr>
          <w:rFonts w:ascii="Times New Roman" w:hAnsi="Times New Roman" w:cs="Times New Roman"/>
          <w:sz w:val="24"/>
          <w:szCs w:val="24"/>
        </w:rPr>
      </w:pPr>
    </w:p>
    <w:p w14:paraId="38E7AAEE" w14:textId="2A952DBA" w:rsidR="00D40E42" w:rsidRDefault="00D40E42" w:rsidP="00CD0342">
      <w:pPr>
        <w:spacing w:line="480" w:lineRule="auto"/>
        <w:rPr>
          <w:rFonts w:ascii="Times New Roman" w:hAnsi="Times New Roman" w:cs="Times New Roman"/>
          <w:sz w:val="24"/>
          <w:szCs w:val="24"/>
        </w:rPr>
      </w:pPr>
    </w:p>
    <w:p w14:paraId="3807F410" w14:textId="242AEC32" w:rsidR="00D40E42" w:rsidRDefault="00D40E42" w:rsidP="00CD0342">
      <w:pPr>
        <w:spacing w:line="480" w:lineRule="auto"/>
        <w:rPr>
          <w:rFonts w:ascii="Times New Roman" w:hAnsi="Times New Roman" w:cs="Times New Roman"/>
          <w:sz w:val="24"/>
          <w:szCs w:val="24"/>
        </w:rPr>
      </w:pPr>
    </w:p>
    <w:p w14:paraId="1DB40099" w14:textId="1D87BD88" w:rsidR="00D40E42" w:rsidRDefault="00D40E42" w:rsidP="00CD0342">
      <w:pPr>
        <w:spacing w:line="480" w:lineRule="auto"/>
        <w:rPr>
          <w:rFonts w:ascii="Times New Roman" w:hAnsi="Times New Roman" w:cs="Times New Roman"/>
          <w:sz w:val="24"/>
          <w:szCs w:val="24"/>
        </w:rPr>
      </w:pPr>
    </w:p>
    <w:p w14:paraId="7B7EDCF9" w14:textId="4CF0431A" w:rsidR="00D40E42" w:rsidRDefault="00D40E42" w:rsidP="00CD0342">
      <w:pPr>
        <w:spacing w:line="480" w:lineRule="auto"/>
        <w:rPr>
          <w:rFonts w:ascii="Times New Roman" w:hAnsi="Times New Roman" w:cs="Times New Roman"/>
          <w:sz w:val="24"/>
          <w:szCs w:val="24"/>
        </w:rPr>
      </w:pPr>
    </w:p>
    <w:p w14:paraId="384B2605" w14:textId="35FE6509" w:rsidR="00D40E42" w:rsidRDefault="00D40E42" w:rsidP="00CD0342">
      <w:pPr>
        <w:spacing w:line="480" w:lineRule="auto"/>
        <w:rPr>
          <w:rFonts w:ascii="Times New Roman" w:hAnsi="Times New Roman" w:cs="Times New Roman"/>
          <w:sz w:val="24"/>
          <w:szCs w:val="24"/>
        </w:rPr>
      </w:pPr>
    </w:p>
    <w:p w14:paraId="7B76CE3A" w14:textId="17D27D9C" w:rsidR="00D40E42" w:rsidRDefault="00D40E42" w:rsidP="00CD0342">
      <w:pPr>
        <w:spacing w:line="480" w:lineRule="auto"/>
        <w:rPr>
          <w:rFonts w:ascii="Times New Roman" w:hAnsi="Times New Roman" w:cs="Times New Roman"/>
          <w:sz w:val="24"/>
          <w:szCs w:val="24"/>
        </w:rPr>
      </w:pPr>
    </w:p>
    <w:p w14:paraId="01298AF0" w14:textId="77777777" w:rsidR="00D40E42" w:rsidRPr="00DA594A" w:rsidRDefault="00D40E42" w:rsidP="00CD0342">
      <w:pPr>
        <w:spacing w:line="480" w:lineRule="auto"/>
        <w:rPr>
          <w:rFonts w:ascii="Times New Roman" w:hAnsi="Times New Roman" w:cs="Times New Roman"/>
          <w:sz w:val="24"/>
          <w:szCs w:val="24"/>
        </w:rPr>
      </w:pPr>
    </w:p>
    <w:p w14:paraId="5A1425E2" w14:textId="6F4949F5" w:rsidR="00EB507A" w:rsidRDefault="00EB507A" w:rsidP="00EB507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A</w:t>
      </w:r>
    </w:p>
    <w:p w14:paraId="69A72367" w14:textId="410F5876" w:rsidR="00EB507A" w:rsidRDefault="00D40E42" w:rsidP="00EB507A">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r w:rsidR="00EB507A">
        <w:rPr>
          <w:rFonts w:ascii="Times New Roman" w:hAnsi="Times New Roman" w:cs="Times New Roman"/>
          <w:sz w:val="24"/>
          <w:szCs w:val="24"/>
        </w:rPr>
        <w:t>R Code – Unexecuted</w:t>
      </w:r>
    </w:p>
    <w:p w14:paraId="5330140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VG&lt;</w:t>
      </w:r>
      <w:proofErr w:type="gramStart"/>
      <w:r w:rsidRPr="00C47340">
        <w:rPr>
          <w:rFonts w:ascii="Lucida Console" w:hAnsi="Lucida Console"/>
          <w:sz w:val="18"/>
          <w:szCs w:val="18"/>
        </w:rPr>
        <w:t>-read.csv(</w:t>
      </w:r>
      <w:proofErr w:type="gramEnd"/>
      <w:r w:rsidRPr="00C47340">
        <w:rPr>
          <w:rFonts w:ascii="Lucida Console" w:hAnsi="Lucida Console"/>
          <w:sz w:val="18"/>
          <w:szCs w:val="18"/>
        </w:rPr>
        <w:t>"~/R/vgsalesV3.csv", header = TRUE)</w:t>
      </w:r>
    </w:p>
    <w:p w14:paraId="767CA263"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str(</w:t>
      </w:r>
      <w:proofErr w:type="gramEnd"/>
      <w:r w:rsidRPr="00C47340">
        <w:rPr>
          <w:rFonts w:ascii="Lucida Console" w:hAnsi="Lucida Console"/>
          <w:sz w:val="18"/>
          <w:szCs w:val="18"/>
        </w:rPr>
        <w:t>VG)</w:t>
      </w:r>
    </w:p>
    <w:p w14:paraId="266E997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#removing </w:t>
      </w:r>
      <w:proofErr w:type="spellStart"/>
      <w:r w:rsidRPr="00C47340">
        <w:rPr>
          <w:rFonts w:ascii="Lucida Console" w:hAnsi="Lucida Console"/>
          <w:sz w:val="18"/>
          <w:szCs w:val="18"/>
        </w:rPr>
        <w:t>wii</w:t>
      </w:r>
      <w:proofErr w:type="spellEnd"/>
      <w:r w:rsidRPr="00C47340">
        <w:rPr>
          <w:rFonts w:ascii="Lucida Console" w:hAnsi="Lucida Console"/>
          <w:sz w:val="18"/>
          <w:szCs w:val="18"/>
        </w:rPr>
        <w:t xml:space="preserve"> sports because of skewness</w:t>
      </w:r>
    </w:p>
    <w:p w14:paraId="7C023A7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VG&lt;-</w:t>
      </w:r>
      <w:proofErr w:type="gramStart"/>
      <w:r w:rsidRPr="00C47340">
        <w:rPr>
          <w:rFonts w:ascii="Lucida Console" w:hAnsi="Lucida Console"/>
          <w:sz w:val="18"/>
          <w:szCs w:val="18"/>
        </w:rPr>
        <w:t>VG[</w:t>
      </w:r>
      <w:proofErr w:type="gramEnd"/>
      <w:r w:rsidRPr="00C47340">
        <w:rPr>
          <w:rFonts w:ascii="Lucida Console" w:hAnsi="Lucida Console"/>
          <w:sz w:val="18"/>
          <w:szCs w:val="18"/>
        </w:rPr>
        <w:t>-1,]</w:t>
      </w:r>
    </w:p>
    <w:p w14:paraId="7C8A48C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w:t>
      </w:r>
    </w:p>
    <w:p w14:paraId="60165726"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str(</w:t>
      </w:r>
      <w:proofErr w:type="gramEnd"/>
      <w:r w:rsidRPr="00C47340">
        <w:rPr>
          <w:rFonts w:ascii="Lucida Console" w:hAnsi="Lucida Console"/>
          <w:sz w:val="18"/>
          <w:szCs w:val="18"/>
        </w:rPr>
        <w:t>VG)</w:t>
      </w:r>
    </w:p>
    <w:p w14:paraId="541A45D0" w14:textId="77777777" w:rsidR="00D40E42" w:rsidRPr="00C47340" w:rsidRDefault="00D40E42" w:rsidP="00D40E42">
      <w:pPr>
        <w:rPr>
          <w:rFonts w:ascii="Lucida Console" w:hAnsi="Lucida Console"/>
          <w:sz w:val="18"/>
          <w:szCs w:val="18"/>
        </w:rPr>
      </w:pPr>
    </w:p>
    <w:p w14:paraId="0EF523D1"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VG$Publisher</w:t>
      </w:r>
      <w:proofErr w:type="spellEnd"/>
      <w:r w:rsidRPr="00C47340">
        <w:rPr>
          <w:rFonts w:ascii="Lucida Console" w:hAnsi="Lucida Console"/>
          <w:sz w:val="18"/>
          <w:szCs w:val="18"/>
        </w:rPr>
        <w:t xml:space="preserve">, </w:t>
      </w:r>
      <w:proofErr w:type="spellStart"/>
      <w:r w:rsidRPr="00C47340">
        <w:rPr>
          <w:rFonts w:ascii="Lucida Console" w:hAnsi="Lucida Console"/>
          <w:sz w:val="18"/>
          <w:szCs w:val="18"/>
        </w:rPr>
        <w:t>VG$Genre</w:t>
      </w:r>
      <w:proofErr w:type="spellEnd"/>
      <w:r w:rsidRPr="00C47340">
        <w:rPr>
          <w:rFonts w:ascii="Lucida Console" w:hAnsi="Lucida Console"/>
          <w:sz w:val="18"/>
          <w:szCs w:val="18"/>
        </w:rPr>
        <w:t>, )</w:t>
      </w:r>
    </w:p>
    <w:p w14:paraId="6D6BC7F0"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rank(</w:t>
      </w:r>
      <w:proofErr w:type="spellStart"/>
      <w:proofErr w:type="gramEnd"/>
      <w:r w:rsidRPr="00C47340">
        <w:rPr>
          <w:rFonts w:ascii="Lucida Console" w:hAnsi="Lucida Console"/>
          <w:sz w:val="18"/>
          <w:szCs w:val="18"/>
        </w:rPr>
        <w:t>VG$Publisher</w:t>
      </w:r>
      <w:proofErr w:type="spellEnd"/>
      <w:r w:rsidRPr="00C47340">
        <w:rPr>
          <w:rFonts w:ascii="Lucida Console" w:hAnsi="Lucida Console"/>
          <w:sz w:val="18"/>
          <w:szCs w:val="18"/>
        </w:rPr>
        <w:t>)</w:t>
      </w:r>
    </w:p>
    <w:p w14:paraId="5AE2392C" w14:textId="77777777" w:rsidR="00D40E42" w:rsidRPr="00C47340" w:rsidRDefault="00D40E42" w:rsidP="00D40E42">
      <w:pPr>
        <w:rPr>
          <w:rFonts w:ascii="Lucida Console" w:hAnsi="Lucida Console"/>
          <w:sz w:val="18"/>
          <w:szCs w:val="18"/>
        </w:rPr>
      </w:pPr>
    </w:p>
    <w:p w14:paraId="33B837E8" w14:textId="77777777" w:rsidR="00D40E42" w:rsidRPr="00C47340" w:rsidRDefault="00D40E42" w:rsidP="00D40E42">
      <w:pPr>
        <w:rPr>
          <w:rFonts w:ascii="Lucida Console" w:hAnsi="Lucida Console"/>
          <w:sz w:val="18"/>
          <w:szCs w:val="18"/>
        </w:rPr>
      </w:pPr>
    </w:p>
    <w:p w14:paraId="3D45A0D7"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str(</w:t>
      </w:r>
      <w:proofErr w:type="gramEnd"/>
      <w:r w:rsidRPr="00C47340">
        <w:rPr>
          <w:rFonts w:ascii="Lucida Console" w:hAnsi="Lucida Console"/>
          <w:sz w:val="18"/>
          <w:szCs w:val="18"/>
        </w:rPr>
        <w:t>VG)</w:t>
      </w:r>
    </w:p>
    <w:p w14:paraId="33381E9D" w14:textId="77777777" w:rsidR="00D40E42" w:rsidRPr="00C47340" w:rsidRDefault="00D40E42" w:rsidP="00D40E42">
      <w:pPr>
        <w:rPr>
          <w:rFonts w:ascii="Lucida Console" w:hAnsi="Lucida Console"/>
          <w:sz w:val="18"/>
          <w:szCs w:val="18"/>
        </w:rPr>
      </w:pPr>
    </w:p>
    <w:p w14:paraId="0AFB43F5" w14:textId="77777777" w:rsidR="00D40E42" w:rsidRPr="00C47340" w:rsidRDefault="00D40E42" w:rsidP="00D40E42">
      <w:pPr>
        <w:rPr>
          <w:rFonts w:ascii="Lucida Console" w:hAnsi="Lucida Console"/>
          <w:sz w:val="18"/>
          <w:szCs w:val="18"/>
        </w:rPr>
      </w:pPr>
    </w:p>
    <w:p w14:paraId="646AB617" w14:textId="77777777" w:rsidR="00D40E42" w:rsidRPr="00C47340" w:rsidRDefault="00D40E42" w:rsidP="00D40E42">
      <w:pPr>
        <w:rPr>
          <w:rFonts w:ascii="Lucida Console" w:hAnsi="Lucida Console"/>
          <w:sz w:val="18"/>
          <w:szCs w:val="18"/>
        </w:rPr>
      </w:pPr>
    </w:p>
    <w:p w14:paraId="6CD8710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#Renumbering Rank</w:t>
      </w:r>
    </w:p>
    <w:p w14:paraId="46746611"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VG$Rank</w:t>
      </w:r>
      <w:proofErr w:type="spellEnd"/>
      <w:r w:rsidRPr="00C47340">
        <w:rPr>
          <w:rFonts w:ascii="Lucida Console" w:hAnsi="Lucida Console"/>
          <w:sz w:val="18"/>
          <w:szCs w:val="18"/>
        </w:rPr>
        <w:t>&lt;-</w:t>
      </w:r>
      <w:proofErr w:type="gramStart"/>
      <w:r w:rsidRPr="00C47340">
        <w:rPr>
          <w:rFonts w:ascii="Lucida Console" w:hAnsi="Lucida Console"/>
          <w:sz w:val="18"/>
          <w:szCs w:val="18"/>
        </w:rPr>
        <w:t>c(</w:t>
      </w:r>
      <w:proofErr w:type="gramEnd"/>
      <w:r w:rsidRPr="00C47340">
        <w:rPr>
          <w:rFonts w:ascii="Lucida Console" w:hAnsi="Lucida Console"/>
          <w:sz w:val="18"/>
          <w:szCs w:val="18"/>
        </w:rPr>
        <w:t>1:16597)</w:t>
      </w:r>
    </w:p>
    <w:p w14:paraId="7A7C7C41" w14:textId="77777777" w:rsidR="00D40E42" w:rsidRPr="00C47340" w:rsidRDefault="00D40E42" w:rsidP="00D40E42">
      <w:pPr>
        <w:rPr>
          <w:rFonts w:ascii="Lucida Console" w:hAnsi="Lucida Console"/>
          <w:sz w:val="18"/>
          <w:szCs w:val="18"/>
        </w:rPr>
      </w:pPr>
    </w:p>
    <w:p w14:paraId="14B7C0E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#Updating Row Names</w:t>
      </w:r>
    </w:p>
    <w:p w14:paraId="687017FC"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rownames</w:t>
      </w:r>
      <w:proofErr w:type="spellEnd"/>
      <w:r w:rsidRPr="00C47340">
        <w:rPr>
          <w:rFonts w:ascii="Lucida Console" w:hAnsi="Lucida Console"/>
          <w:sz w:val="18"/>
          <w:szCs w:val="18"/>
        </w:rPr>
        <w:t>(</w:t>
      </w:r>
      <w:proofErr w:type="gramEnd"/>
      <w:r w:rsidRPr="00C47340">
        <w:rPr>
          <w:rFonts w:ascii="Lucida Console" w:hAnsi="Lucida Console"/>
          <w:sz w:val="18"/>
          <w:szCs w:val="18"/>
        </w:rPr>
        <w:t>VG)&lt;-NULL</w:t>
      </w:r>
    </w:p>
    <w:p w14:paraId="2F5515FC" w14:textId="77777777" w:rsidR="00D40E42" w:rsidRPr="00C47340" w:rsidRDefault="00D40E42" w:rsidP="00D40E42">
      <w:pPr>
        <w:rPr>
          <w:rFonts w:ascii="Lucida Console" w:hAnsi="Lucida Console"/>
          <w:sz w:val="18"/>
          <w:szCs w:val="18"/>
        </w:rPr>
      </w:pPr>
    </w:p>
    <w:p w14:paraId="6E392C8D"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View(</w:t>
      </w:r>
      <w:proofErr w:type="gramEnd"/>
      <w:r w:rsidRPr="00C47340">
        <w:rPr>
          <w:rFonts w:ascii="Lucida Console" w:hAnsi="Lucida Console"/>
          <w:sz w:val="18"/>
          <w:szCs w:val="18"/>
        </w:rPr>
        <w:t>VG)</w:t>
      </w:r>
    </w:p>
    <w:p w14:paraId="226F0C6B" w14:textId="77777777" w:rsidR="00D40E42" w:rsidRPr="00C47340" w:rsidRDefault="00D40E42" w:rsidP="00D40E42">
      <w:pPr>
        <w:rPr>
          <w:rFonts w:ascii="Lucida Console" w:hAnsi="Lucida Console"/>
          <w:sz w:val="18"/>
          <w:szCs w:val="18"/>
        </w:rPr>
      </w:pPr>
    </w:p>
    <w:p w14:paraId="193C2DA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#Data Frame for Global Sales/Renaming rows/Renaming columns</w:t>
      </w:r>
    </w:p>
    <w:p w14:paraId="34AF3B4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Pub1&lt;-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VG$Global_Sales,VG$Publisher,sum</w:t>
      </w:r>
      <w:proofErr w:type="spellEnd"/>
      <w:r w:rsidRPr="00C47340">
        <w:rPr>
          <w:rFonts w:ascii="Lucida Console" w:hAnsi="Lucida Console"/>
          <w:sz w:val="18"/>
          <w:szCs w:val="18"/>
        </w:rPr>
        <w:t>)</w:t>
      </w:r>
    </w:p>
    <w:p w14:paraId="4181D8B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Pub2 &lt;- </w:t>
      </w:r>
      <w:proofErr w:type="spellStart"/>
      <w:r w:rsidRPr="00C47340">
        <w:rPr>
          <w:rFonts w:ascii="Lucida Console" w:hAnsi="Lucida Console"/>
          <w:sz w:val="18"/>
          <w:szCs w:val="18"/>
        </w:rPr>
        <w:t>cbind</w:t>
      </w:r>
      <w:proofErr w:type="spellEnd"/>
      <w:r w:rsidRPr="00C47340">
        <w:rPr>
          <w:rFonts w:ascii="Lucida Console" w:hAnsi="Lucida Console"/>
          <w:sz w:val="18"/>
          <w:szCs w:val="18"/>
        </w:rPr>
        <w:t>(</w:t>
      </w:r>
      <w:proofErr w:type="spellStart"/>
      <w:proofErr w:type="gramStart"/>
      <w:r w:rsidRPr="00C47340">
        <w:rPr>
          <w:rFonts w:ascii="Lucida Console" w:hAnsi="Lucida Console"/>
          <w:sz w:val="18"/>
          <w:szCs w:val="18"/>
        </w:rPr>
        <w:t>rownames</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Pub1), </w:t>
      </w:r>
      <w:proofErr w:type="spellStart"/>
      <w:r w:rsidRPr="00C47340">
        <w:rPr>
          <w:rFonts w:ascii="Lucida Console" w:hAnsi="Lucida Console"/>
          <w:sz w:val="18"/>
          <w:szCs w:val="18"/>
        </w:rPr>
        <w:t>data.frame</w:t>
      </w:r>
      <w:proofErr w:type="spellEnd"/>
      <w:r w:rsidRPr="00C47340">
        <w:rPr>
          <w:rFonts w:ascii="Lucida Console" w:hAnsi="Lucida Console"/>
          <w:sz w:val="18"/>
          <w:szCs w:val="18"/>
        </w:rPr>
        <w:t xml:space="preserve">(Pub1, </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=NULL))</w:t>
      </w:r>
    </w:p>
    <w:p w14:paraId="2D6336ED"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Pub2)[names(Pub2)=="</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(Pub1)"]&lt;-"Publisher"</w:t>
      </w:r>
    </w:p>
    <w:p w14:paraId="523EEB27"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Pub2)[names(Pub2)=="Pub1"]&lt;-"Global Sales"</w:t>
      </w:r>
    </w:p>
    <w:p w14:paraId="52D014D4"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View(</w:t>
      </w:r>
      <w:proofErr w:type="gramEnd"/>
      <w:r w:rsidRPr="00C47340">
        <w:rPr>
          <w:rFonts w:ascii="Lucida Console" w:hAnsi="Lucida Console"/>
          <w:sz w:val="18"/>
          <w:szCs w:val="18"/>
        </w:rPr>
        <w:t>Pub2)</w:t>
      </w:r>
    </w:p>
    <w:p w14:paraId="13BBE4CE" w14:textId="77777777" w:rsidR="00D40E42" w:rsidRPr="00C47340" w:rsidRDefault="00D40E42" w:rsidP="00D40E42">
      <w:pPr>
        <w:rPr>
          <w:rFonts w:ascii="Lucida Console" w:hAnsi="Lucida Console"/>
          <w:sz w:val="18"/>
          <w:szCs w:val="18"/>
        </w:rPr>
      </w:pPr>
    </w:p>
    <w:p w14:paraId="2A4579D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#Data Frame for NA Sales/renaming rows/renaming columns</w:t>
      </w:r>
    </w:p>
    <w:p w14:paraId="46611AF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Pub3&lt;-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VG$NA_Sales,VG$Publisher,sum</w:t>
      </w:r>
      <w:proofErr w:type="spellEnd"/>
      <w:r w:rsidRPr="00C47340">
        <w:rPr>
          <w:rFonts w:ascii="Lucida Console" w:hAnsi="Lucida Console"/>
          <w:sz w:val="18"/>
          <w:szCs w:val="18"/>
        </w:rPr>
        <w:t>)</w:t>
      </w:r>
    </w:p>
    <w:p w14:paraId="1654E72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Pub3&lt;-</w:t>
      </w:r>
      <w:proofErr w:type="spellStart"/>
      <w:r w:rsidRPr="00C47340">
        <w:rPr>
          <w:rFonts w:ascii="Lucida Console" w:hAnsi="Lucida Console"/>
          <w:sz w:val="18"/>
          <w:szCs w:val="18"/>
        </w:rPr>
        <w:t>cbind</w:t>
      </w:r>
      <w:proofErr w:type="spellEnd"/>
      <w:r w:rsidRPr="00C47340">
        <w:rPr>
          <w:rFonts w:ascii="Lucida Console" w:hAnsi="Lucida Console"/>
          <w:sz w:val="18"/>
          <w:szCs w:val="18"/>
        </w:rPr>
        <w:t>(</w:t>
      </w:r>
      <w:proofErr w:type="spellStart"/>
      <w:proofErr w:type="gramStart"/>
      <w:r w:rsidRPr="00C47340">
        <w:rPr>
          <w:rFonts w:ascii="Lucida Console" w:hAnsi="Lucida Console"/>
          <w:sz w:val="18"/>
          <w:szCs w:val="18"/>
        </w:rPr>
        <w:t>rownames</w:t>
      </w:r>
      <w:proofErr w:type="spellEnd"/>
      <w:r w:rsidRPr="00C47340">
        <w:rPr>
          <w:rFonts w:ascii="Lucida Console" w:hAnsi="Lucida Console"/>
          <w:sz w:val="18"/>
          <w:szCs w:val="18"/>
        </w:rPr>
        <w:t>(</w:t>
      </w:r>
      <w:proofErr w:type="gramEnd"/>
      <w:r w:rsidRPr="00C47340">
        <w:rPr>
          <w:rFonts w:ascii="Lucida Console" w:hAnsi="Lucida Console"/>
          <w:sz w:val="18"/>
          <w:szCs w:val="18"/>
        </w:rPr>
        <w:t>Pub3),</w:t>
      </w:r>
      <w:proofErr w:type="spellStart"/>
      <w:r w:rsidRPr="00C47340">
        <w:rPr>
          <w:rFonts w:ascii="Lucida Console" w:hAnsi="Lucida Console"/>
          <w:sz w:val="18"/>
          <w:szCs w:val="18"/>
        </w:rPr>
        <w:t>data.frame</w:t>
      </w:r>
      <w:proofErr w:type="spellEnd"/>
      <w:r w:rsidRPr="00C47340">
        <w:rPr>
          <w:rFonts w:ascii="Lucida Console" w:hAnsi="Lucida Console"/>
          <w:sz w:val="18"/>
          <w:szCs w:val="18"/>
        </w:rPr>
        <w:t>(Pub3,row.names=NULL))</w:t>
      </w:r>
    </w:p>
    <w:p w14:paraId="52348015"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Pub3)[names(Pub3)=="</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 xml:space="preserve">(Pub3)"]&lt;-"Publisher"            </w:t>
      </w:r>
    </w:p>
    <w:p w14:paraId="43229951"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Pub3)[names(Pub3)=="Pub3"]&lt;-"North America Sales"</w:t>
      </w:r>
    </w:p>
    <w:p w14:paraId="2160A3A6" w14:textId="77777777" w:rsidR="00D40E42" w:rsidRPr="00C47340" w:rsidRDefault="00D40E42" w:rsidP="00D40E42">
      <w:pPr>
        <w:rPr>
          <w:rFonts w:ascii="Lucida Console" w:hAnsi="Lucida Console"/>
          <w:sz w:val="18"/>
          <w:szCs w:val="18"/>
        </w:rPr>
      </w:pPr>
    </w:p>
    <w:p w14:paraId="1372EE60" w14:textId="77777777" w:rsidR="00D40E42" w:rsidRPr="00C47340" w:rsidRDefault="00D40E42" w:rsidP="00D40E42">
      <w:pPr>
        <w:rPr>
          <w:rFonts w:ascii="Lucida Console" w:hAnsi="Lucida Console"/>
          <w:sz w:val="18"/>
          <w:szCs w:val="18"/>
        </w:rPr>
      </w:pPr>
    </w:p>
    <w:p w14:paraId="3B2F8EE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#Data Frame for EU Sales and Renaming/Removing Columns</w:t>
      </w:r>
    </w:p>
    <w:p w14:paraId="2A89E5F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Pub4&lt;-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VG$EU_Sales,VG$Publisher,sum</w:t>
      </w:r>
      <w:proofErr w:type="spellEnd"/>
      <w:r w:rsidRPr="00C47340">
        <w:rPr>
          <w:rFonts w:ascii="Lucida Console" w:hAnsi="Lucida Console"/>
          <w:sz w:val="18"/>
          <w:szCs w:val="18"/>
        </w:rPr>
        <w:t>)</w:t>
      </w:r>
    </w:p>
    <w:p w14:paraId="074841D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Pub4&lt;-</w:t>
      </w:r>
      <w:proofErr w:type="spellStart"/>
      <w:r w:rsidRPr="00C47340">
        <w:rPr>
          <w:rFonts w:ascii="Lucida Console" w:hAnsi="Lucida Console"/>
          <w:sz w:val="18"/>
          <w:szCs w:val="18"/>
        </w:rPr>
        <w:t>cbind</w:t>
      </w:r>
      <w:proofErr w:type="spellEnd"/>
      <w:r w:rsidRPr="00C47340">
        <w:rPr>
          <w:rFonts w:ascii="Lucida Console" w:hAnsi="Lucida Console"/>
          <w:sz w:val="18"/>
          <w:szCs w:val="18"/>
        </w:rPr>
        <w:t>(</w:t>
      </w:r>
      <w:proofErr w:type="spellStart"/>
      <w:proofErr w:type="gramStart"/>
      <w:r w:rsidRPr="00C47340">
        <w:rPr>
          <w:rFonts w:ascii="Lucida Console" w:hAnsi="Lucida Console"/>
          <w:sz w:val="18"/>
          <w:szCs w:val="18"/>
        </w:rPr>
        <w:t>rownames</w:t>
      </w:r>
      <w:proofErr w:type="spellEnd"/>
      <w:r w:rsidRPr="00C47340">
        <w:rPr>
          <w:rFonts w:ascii="Lucida Console" w:hAnsi="Lucida Console"/>
          <w:sz w:val="18"/>
          <w:szCs w:val="18"/>
        </w:rPr>
        <w:t>(</w:t>
      </w:r>
      <w:proofErr w:type="gramEnd"/>
      <w:r w:rsidRPr="00C47340">
        <w:rPr>
          <w:rFonts w:ascii="Lucida Console" w:hAnsi="Lucida Console"/>
          <w:sz w:val="18"/>
          <w:szCs w:val="18"/>
        </w:rPr>
        <w:t>Pub4),</w:t>
      </w:r>
      <w:proofErr w:type="spellStart"/>
      <w:r w:rsidRPr="00C47340">
        <w:rPr>
          <w:rFonts w:ascii="Lucida Console" w:hAnsi="Lucida Console"/>
          <w:sz w:val="18"/>
          <w:szCs w:val="18"/>
        </w:rPr>
        <w:t>data.frame</w:t>
      </w:r>
      <w:proofErr w:type="spellEnd"/>
      <w:r w:rsidRPr="00C47340">
        <w:rPr>
          <w:rFonts w:ascii="Lucida Console" w:hAnsi="Lucida Console"/>
          <w:sz w:val="18"/>
          <w:szCs w:val="18"/>
        </w:rPr>
        <w:t>(Pub4,row.names=NULL))</w:t>
      </w:r>
    </w:p>
    <w:p w14:paraId="7A11F040"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Pub4)[names(Pub4)=="</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(Pub4)"]&lt;-"Publisher"</w:t>
      </w:r>
    </w:p>
    <w:p w14:paraId="1D3AB4B9"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Pub4)[names(Pub4)=="Pub4"]&lt;-"Europe Sales"</w:t>
      </w:r>
    </w:p>
    <w:p w14:paraId="7033DF37" w14:textId="77777777" w:rsidR="00D40E42" w:rsidRPr="00C47340" w:rsidRDefault="00D40E42" w:rsidP="00D40E42">
      <w:pPr>
        <w:rPr>
          <w:rFonts w:ascii="Lucida Console" w:hAnsi="Lucida Console"/>
          <w:sz w:val="18"/>
          <w:szCs w:val="18"/>
        </w:rPr>
      </w:pPr>
    </w:p>
    <w:p w14:paraId="11074229" w14:textId="77777777" w:rsidR="00D40E42" w:rsidRPr="00C47340" w:rsidRDefault="00D40E42" w:rsidP="00D40E42">
      <w:pPr>
        <w:rPr>
          <w:rFonts w:ascii="Lucida Console" w:hAnsi="Lucida Console"/>
          <w:sz w:val="18"/>
          <w:szCs w:val="18"/>
        </w:rPr>
      </w:pPr>
    </w:p>
    <w:p w14:paraId="5E81D81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#Data Frame for JP Sales/renaming rows/renaming columns</w:t>
      </w:r>
    </w:p>
    <w:p w14:paraId="364ACE5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Pub5&lt;-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VG$JP_Sales,VG$Publisher,sum</w:t>
      </w:r>
      <w:proofErr w:type="spellEnd"/>
      <w:r w:rsidRPr="00C47340">
        <w:rPr>
          <w:rFonts w:ascii="Lucida Console" w:hAnsi="Lucida Console"/>
          <w:sz w:val="18"/>
          <w:szCs w:val="18"/>
        </w:rPr>
        <w:t>)</w:t>
      </w:r>
    </w:p>
    <w:p w14:paraId="6EDB4C2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Pub5&lt;-</w:t>
      </w:r>
      <w:proofErr w:type="spellStart"/>
      <w:r w:rsidRPr="00C47340">
        <w:rPr>
          <w:rFonts w:ascii="Lucida Console" w:hAnsi="Lucida Console"/>
          <w:sz w:val="18"/>
          <w:szCs w:val="18"/>
        </w:rPr>
        <w:t>cbind</w:t>
      </w:r>
      <w:proofErr w:type="spellEnd"/>
      <w:r w:rsidRPr="00C47340">
        <w:rPr>
          <w:rFonts w:ascii="Lucida Console" w:hAnsi="Lucida Console"/>
          <w:sz w:val="18"/>
          <w:szCs w:val="18"/>
        </w:rPr>
        <w:t>(</w:t>
      </w:r>
      <w:proofErr w:type="spellStart"/>
      <w:proofErr w:type="gramStart"/>
      <w:r w:rsidRPr="00C47340">
        <w:rPr>
          <w:rFonts w:ascii="Lucida Console" w:hAnsi="Lucida Console"/>
          <w:sz w:val="18"/>
          <w:szCs w:val="18"/>
        </w:rPr>
        <w:t>rownames</w:t>
      </w:r>
      <w:proofErr w:type="spellEnd"/>
      <w:r w:rsidRPr="00C47340">
        <w:rPr>
          <w:rFonts w:ascii="Lucida Console" w:hAnsi="Lucida Console"/>
          <w:sz w:val="18"/>
          <w:szCs w:val="18"/>
        </w:rPr>
        <w:t>(</w:t>
      </w:r>
      <w:proofErr w:type="gramEnd"/>
      <w:r w:rsidRPr="00C47340">
        <w:rPr>
          <w:rFonts w:ascii="Lucida Console" w:hAnsi="Lucida Console"/>
          <w:sz w:val="18"/>
          <w:szCs w:val="18"/>
        </w:rPr>
        <w:t>Pub5),</w:t>
      </w:r>
      <w:proofErr w:type="spellStart"/>
      <w:r w:rsidRPr="00C47340">
        <w:rPr>
          <w:rFonts w:ascii="Lucida Console" w:hAnsi="Lucida Console"/>
          <w:sz w:val="18"/>
          <w:szCs w:val="18"/>
        </w:rPr>
        <w:t>data.frame</w:t>
      </w:r>
      <w:proofErr w:type="spellEnd"/>
      <w:r w:rsidRPr="00C47340">
        <w:rPr>
          <w:rFonts w:ascii="Lucida Console" w:hAnsi="Lucida Console"/>
          <w:sz w:val="18"/>
          <w:szCs w:val="18"/>
        </w:rPr>
        <w:t>(Pub5,row.names=NULL))</w:t>
      </w:r>
    </w:p>
    <w:p w14:paraId="6E055EDD"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Pub5)[names(Pub5)=="</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(Pub5)"]&lt;-"Publisher"</w:t>
      </w:r>
    </w:p>
    <w:p w14:paraId="5F15374C"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names(</w:t>
      </w:r>
      <w:proofErr w:type="gramEnd"/>
      <w:r w:rsidRPr="00C47340">
        <w:rPr>
          <w:rFonts w:ascii="Lucida Console" w:hAnsi="Lucida Console"/>
          <w:sz w:val="18"/>
          <w:szCs w:val="18"/>
        </w:rPr>
        <w:t>Pub5)[names(Pub5)=="Pub5"]&lt;-"Japan Sales"</w:t>
      </w:r>
    </w:p>
    <w:p w14:paraId="4BF757EB" w14:textId="77777777" w:rsidR="00D40E42" w:rsidRPr="00C47340" w:rsidRDefault="00D40E42" w:rsidP="00D40E42">
      <w:pPr>
        <w:rPr>
          <w:rFonts w:ascii="Lucida Console" w:hAnsi="Lucida Console"/>
          <w:sz w:val="18"/>
          <w:szCs w:val="18"/>
        </w:rPr>
      </w:pPr>
    </w:p>
    <w:p w14:paraId="6AF4AF2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#Sales by Publisher All-Up Data Frame Merger</w:t>
      </w:r>
    </w:p>
    <w:p w14:paraId="47EF803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pubmerge</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data.frame</w:t>
      </w:r>
      <w:proofErr w:type="spellEnd"/>
      <w:proofErr w:type="gramEnd"/>
      <w:r w:rsidRPr="00C47340">
        <w:rPr>
          <w:rFonts w:ascii="Lucida Console" w:hAnsi="Lucida Console"/>
          <w:sz w:val="18"/>
          <w:szCs w:val="18"/>
        </w:rPr>
        <w:t>(c(Pub2,Pub3,Pub4,Pub5))</w:t>
      </w:r>
    </w:p>
    <w:p w14:paraId="4A17C315"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pubmerge</w:t>
      </w:r>
      <w:proofErr w:type="spellEnd"/>
      <w:r w:rsidRPr="00C47340">
        <w:rPr>
          <w:rFonts w:ascii="Lucida Console" w:hAnsi="Lucida Console"/>
          <w:sz w:val="18"/>
          <w:szCs w:val="18"/>
        </w:rPr>
        <w:t>&lt;-</w:t>
      </w:r>
      <w:proofErr w:type="spellStart"/>
      <w:r w:rsidRPr="00C47340">
        <w:rPr>
          <w:rFonts w:ascii="Lucida Console" w:hAnsi="Lucida Console"/>
          <w:sz w:val="18"/>
          <w:szCs w:val="18"/>
        </w:rPr>
        <w:t>pubmerge</w:t>
      </w:r>
      <w:proofErr w:type="spellEnd"/>
      <w:proofErr w:type="gramStart"/>
      <w:r w:rsidRPr="00C47340">
        <w:rPr>
          <w:rFonts w:ascii="Lucida Console" w:hAnsi="Lucida Console"/>
          <w:sz w:val="18"/>
          <w:szCs w:val="18"/>
        </w:rPr>
        <w:t>[,-</w:t>
      </w:r>
      <w:proofErr w:type="gramEnd"/>
      <w:r w:rsidRPr="00C47340">
        <w:rPr>
          <w:rFonts w:ascii="Lucida Console" w:hAnsi="Lucida Console"/>
          <w:sz w:val="18"/>
          <w:szCs w:val="18"/>
        </w:rPr>
        <w:t>c(3)]</w:t>
      </w:r>
    </w:p>
    <w:p w14:paraId="0CA3E070"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pubmerge</w:t>
      </w:r>
      <w:proofErr w:type="spellEnd"/>
      <w:r w:rsidRPr="00C47340">
        <w:rPr>
          <w:rFonts w:ascii="Lucida Console" w:hAnsi="Lucida Console"/>
          <w:sz w:val="18"/>
          <w:szCs w:val="18"/>
        </w:rPr>
        <w:t>&lt;-</w:t>
      </w:r>
      <w:proofErr w:type="spellStart"/>
      <w:r w:rsidRPr="00C47340">
        <w:rPr>
          <w:rFonts w:ascii="Lucida Console" w:hAnsi="Lucida Console"/>
          <w:sz w:val="18"/>
          <w:szCs w:val="18"/>
        </w:rPr>
        <w:t>pubmerge</w:t>
      </w:r>
      <w:proofErr w:type="spellEnd"/>
      <w:proofErr w:type="gramStart"/>
      <w:r w:rsidRPr="00C47340">
        <w:rPr>
          <w:rFonts w:ascii="Lucida Console" w:hAnsi="Lucida Console"/>
          <w:sz w:val="18"/>
          <w:szCs w:val="18"/>
        </w:rPr>
        <w:t>[,-</w:t>
      </w:r>
      <w:proofErr w:type="gramEnd"/>
      <w:r w:rsidRPr="00C47340">
        <w:rPr>
          <w:rFonts w:ascii="Lucida Console" w:hAnsi="Lucida Console"/>
          <w:sz w:val="18"/>
          <w:szCs w:val="18"/>
        </w:rPr>
        <w:t>c(4)]</w:t>
      </w:r>
    </w:p>
    <w:p w14:paraId="05E5DA1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pubmerge</w:t>
      </w:r>
      <w:proofErr w:type="spellEnd"/>
      <w:r w:rsidRPr="00C47340">
        <w:rPr>
          <w:rFonts w:ascii="Lucida Console" w:hAnsi="Lucida Console"/>
          <w:sz w:val="18"/>
          <w:szCs w:val="18"/>
        </w:rPr>
        <w:t>&lt;-</w:t>
      </w:r>
      <w:proofErr w:type="spellStart"/>
      <w:r w:rsidRPr="00C47340">
        <w:rPr>
          <w:rFonts w:ascii="Lucida Console" w:hAnsi="Lucida Console"/>
          <w:sz w:val="18"/>
          <w:szCs w:val="18"/>
        </w:rPr>
        <w:t>pubmerge</w:t>
      </w:r>
      <w:proofErr w:type="spellEnd"/>
      <w:proofErr w:type="gramStart"/>
      <w:r w:rsidRPr="00C47340">
        <w:rPr>
          <w:rFonts w:ascii="Lucida Console" w:hAnsi="Lucida Console"/>
          <w:sz w:val="18"/>
          <w:szCs w:val="18"/>
        </w:rPr>
        <w:t>[,-</w:t>
      </w:r>
      <w:proofErr w:type="gramEnd"/>
      <w:r w:rsidRPr="00C47340">
        <w:rPr>
          <w:rFonts w:ascii="Lucida Console" w:hAnsi="Lucida Console"/>
          <w:sz w:val="18"/>
          <w:szCs w:val="18"/>
        </w:rPr>
        <w:t>c(5)]</w:t>
      </w:r>
    </w:p>
    <w:p w14:paraId="5DEB8C8D" w14:textId="77777777" w:rsidR="00D40E42" w:rsidRPr="00C47340" w:rsidRDefault="00D40E42" w:rsidP="00D40E42">
      <w:pPr>
        <w:rPr>
          <w:rFonts w:ascii="Lucida Console" w:hAnsi="Lucida Console"/>
          <w:sz w:val="18"/>
          <w:szCs w:val="18"/>
        </w:rPr>
      </w:pPr>
    </w:p>
    <w:p w14:paraId="307BD6E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#Ascending publishers by global sales</w:t>
      </w:r>
    </w:p>
    <w:p w14:paraId="19F092B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lastRenderedPageBreak/>
        <w:t>pubmerge2&lt;-pubmerge[order(-</w:t>
      </w:r>
      <w:proofErr w:type="gramStart"/>
      <w:r w:rsidRPr="00C47340">
        <w:rPr>
          <w:rFonts w:ascii="Lucida Console" w:hAnsi="Lucida Console"/>
          <w:sz w:val="18"/>
          <w:szCs w:val="18"/>
        </w:rPr>
        <w:t>pubmerge$Global.Sales,pubmerge</w:t>
      </w:r>
      <w:proofErr w:type="gramEnd"/>
      <w:r w:rsidRPr="00C47340">
        <w:rPr>
          <w:rFonts w:ascii="Lucida Console" w:hAnsi="Lucida Console"/>
          <w:sz w:val="18"/>
          <w:szCs w:val="18"/>
        </w:rPr>
        <w:t>$Publisher),]</w:t>
      </w:r>
    </w:p>
    <w:p w14:paraId="3D3A64A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(pubmerge</w:t>
      </w:r>
      <w:proofErr w:type="gramStart"/>
      <w:r w:rsidRPr="00C47340">
        <w:rPr>
          <w:rFonts w:ascii="Lucida Console" w:hAnsi="Lucida Console"/>
          <w:sz w:val="18"/>
          <w:szCs w:val="18"/>
        </w:rPr>
        <w:t>2)&lt;</w:t>
      </w:r>
      <w:proofErr w:type="gramEnd"/>
      <w:r w:rsidRPr="00C47340">
        <w:rPr>
          <w:rFonts w:ascii="Lucida Console" w:hAnsi="Lucida Console"/>
          <w:sz w:val="18"/>
          <w:szCs w:val="18"/>
        </w:rPr>
        <w:t>-NULL</w:t>
      </w:r>
    </w:p>
    <w:p w14:paraId="04344E8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pubmerge2[1:3,1]</w:t>
      </w:r>
    </w:p>
    <w:p w14:paraId="65B4A40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pm2&lt;-pubmerge2[1:3,1]</w:t>
      </w:r>
    </w:p>
    <w:p w14:paraId="5E054901" w14:textId="77777777" w:rsidR="00D40E42" w:rsidRPr="00C47340" w:rsidRDefault="00D40E42" w:rsidP="00D40E42">
      <w:pPr>
        <w:rPr>
          <w:rFonts w:ascii="Lucida Console" w:hAnsi="Lucida Console"/>
          <w:sz w:val="18"/>
          <w:szCs w:val="18"/>
        </w:rPr>
      </w:pPr>
    </w:p>
    <w:p w14:paraId="0BCE888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#Ascending Publishers by USA Sales</w:t>
      </w:r>
    </w:p>
    <w:p w14:paraId="0D5767E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pubmerge3&lt;-pubmerge[order(-</w:t>
      </w:r>
      <w:proofErr w:type="gramStart"/>
      <w:r w:rsidRPr="00C47340">
        <w:rPr>
          <w:rFonts w:ascii="Lucida Console" w:hAnsi="Lucida Console"/>
          <w:sz w:val="18"/>
          <w:szCs w:val="18"/>
        </w:rPr>
        <w:t>pubmerge$North.America.Sales</w:t>
      </w:r>
      <w:proofErr w:type="gramEnd"/>
      <w:r w:rsidRPr="00C47340">
        <w:rPr>
          <w:rFonts w:ascii="Lucida Console" w:hAnsi="Lucida Console"/>
          <w:sz w:val="18"/>
          <w:szCs w:val="18"/>
        </w:rPr>
        <w:t>,pubmerge$Publisher),]</w:t>
      </w:r>
    </w:p>
    <w:p w14:paraId="6D38B9E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(pubmerge</w:t>
      </w:r>
      <w:proofErr w:type="gramStart"/>
      <w:r w:rsidRPr="00C47340">
        <w:rPr>
          <w:rFonts w:ascii="Lucida Console" w:hAnsi="Lucida Console"/>
          <w:sz w:val="18"/>
          <w:szCs w:val="18"/>
        </w:rPr>
        <w:t>3)&lt;</w:t>
      </w:r>
      <w:proofErr w:type="gramEnd"/>
      <w:r w:rsidRPr="00C47340">
        <w:rPr>
          <w:rFonts w:ascii="Lucida Console" w:hAnsi="Lucida Console"/>
          <w:sz w:val="18"/>
          <w:szCs w:val="18"/>
        </w:rPr>
        <w:t>-NULL</w:t>
      </w:r>
    </w:p>
    <w:p w14:paraId="34403E8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pubmerge3[1:3,1]</w:t>
      </w:r>
    </w:p>
    <w:p w14:paraId="1FABFE6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pm3&lt;-pubmerge3[1:3,1]</w:t>
      </w:r>
    </w:p>
    <w:p w14:paraId="244AF608" w14:textId="77777777" w:rsidR="00D40E42" w:rsidRPr="00C47340" w:rsidRDefault="00D40E42" w:rsidP="00D40E42">
      <w:pPr>
        <w:rPr>
          <w:rFonts w:ascii="Lucida Console" w:hAnsi="Lucida Console"/>
          <w:sz w:val="18"/>
          <w:szCs w:val="18"/>
        </w:rPr>
      </w:pPr>
    </w:p>
    <w:p w14:paraId="6ACD511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#Ascending </w:t>
      </w:r>
      <w:proofErr w:type="spellStart"/>
      <w:r w:rsidRPr="00C47340">
        <w:rPr>
          <w:rFonts w:ascii="Lucida Console" w:hAnsi="Lucida Console"/>
          <w:sz w:val="18"/>
          <w:szCs w:val="18"/>
        </w:rPr>
        <w:t>PUblishers</w:t>
      </w:r>
      <w:proofErr w:type="spellEnd"/>
      <w:r w:rsidRPr="00C47340">
        <w:rPr>
          <w:rFonts w:ascii="Lucida Console" w:hAnsi="Lucida Console"/>
          <w:sz w:val="18"/>
          <w:szCs w:val="18"/>
        </w:rPr>
        <w:t xml:space="preserve"> by European Sales</w:t>
      </w:r>
    </w:p>
    <w:p w14:paraId="61ADDF4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pubmerge4&lt;-pubmerge[order(-</w:t>
      </w:r>
      <w:proofErr w:type="gramStart"/>
      <w:r w:rsidRPr="00C47340">
        <w:rPr>
          <w:rFonts w:ascii="Lucida Console" w:hAnsi="Lucida Console"/>
          <w:sz w:val="18"/>
          <w:szCs w:val="18"/>
        </w:rPr>
        <w:t>pubmerge$Europe.Sales,pubmerge</w:t>
      </w:r>
      <w:proofErr w:type="gramEnd"/>
      <w:r w:rsidRPr="00C47340">
        <w:rPr>
          <w:rFonts w:ascii="Lucida Console" w:hAnsi="Lucida Console"/>
          <w:sz w:val="18"/>
          <w:szCs w:val="18"/>
        </w:rPr>
        <w:t>$Publisher),]</w:t>
      </w:r>
    </w:p>
    <w:p w14:paraId="665BE93B"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(pubmerge</w:t>
      </w:r>
      <w:proofErr w:type="gramStart"/>
      <w:r w:rsidRPr="00C47340">
        <w:rPr>
          <w:rFonts w:ascii="Lucida Console" w:hAnsi="Lucida Console"/>
          <w:sz w:val="18"/>
          <w:szCs w:val="18"/>
        </w:rPr>
        <w:t>4)&lt;</w:t>
      </w:r>
      <w:proofErr w:type="gramEnd"/>
      <w:r w:rsidRPr="00C47340">
        <w:rPr>
          <w:rFonts w:ascii="Lucida Console" w:hAnsi="Lucida Console"/>
          <w:sz w:val="18"/>
          <w:szCs w:val="18"/>
        </w:rPr>
        <w:t>-NULL</w:t>
      </w:r>
    </w:p>
    <w:p w14:paraId="6F0F63F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pubmerge4[1:3,1]</w:t>
      </w:r>
    </w:p>
    <w:p w14:paraId="3C7B956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pubmerge4[1:3]</w:t>
      </w:r>
    </w:p>
    <w:p w14:paraId="6C20A9E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pm4&lt;-pubmerge4[1:3,1]</w:t>
      </w:r>
    </w:p>
    <w:p w14:paraId="3C22CFF2" w14:textId="77777777" w:rsidR="00D40E42" w:rsidRPr="00C47340" w:rsidRDefault="00D40E42" w:rsidP="00D40E42">
      <w:pPr>
        <w:rPr>
          <w:rFonts w:ascii="Lucida Console" w:hAnsi="Lucida Console"/>
          <w:sz w:val="18"/>
          <w:szCs w:val="18"/>
        </w:rPr>
      </w:pPr>
    </w:p>
    <w:p w14:paraId="1E90464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#Ascending Publishers by Japan Sales</w:t>
      </w:r>
    </w:p>
    <w:p w14:paraId="1FE45FE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pubmerge5&lt;-pubmerge[order(-</w:t>
      </w:r>
      <w:proofErr w:type="gramStart"/>
      <w:r w:rsidRPr="00C47340">
        <w:rPr>
          <w:rFonts w:ascii="Lucida Console" w:hAnsi="Lucida Console"/>
          <w:sz w:val="18"/>
          <w:szCs w:val="18"/>
        </w:rPr>
        <w:t>pubmerge$Japan.Sales,pubmerge</w:t>
      </w:r>
      <w:proofErr w:type="gramEnd"/>
      <w:r w:rsidRPr="00C47340">
        <w:rPr>
          <w:rFonts w:ascii="Lucida Console" w:hAnsi="Lucida Console"/>
          <w:sz w:val="18"/>
          <w:szCs w:val="18"/>
        </w:rPr>
        <w:t>$Publisher),]</w:t>
      </w:r>
    </w:p>
    <w:p w14:paraId="173F88B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(pubmerge</w:t>
      </w:r>
      <w:proofErr w:type="gramStart"/>
      <w:r w:rsidRPr="00C47340">
        <w:rPr>
          <w:rFonts w:ascii="Lucida Console" w:hAnsi="Lucida Console"/>
          <w:sz w:val="18"/>
          <w:szCs w:val="18"/>
        </w:rPr>
        <w:t>5)&lt;</w:t>
      </w:r>
      <w:proofErr w:type="gramEnd"/>
      <w:r w:rsidRPr="00C47340">
        <w:rPr>
          <w:rFonts w:ascii="Lucida Console" w:hAnsi="Lucida Console"/>
          <w:sz w:val="18"/>
          <w:szCs w:val="18"/>
        </w:rPr>
        <w:t>-NULL</w:t>
      </w:r>
    </w:p>
    <w:p w14:paraId="7B6CBAF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pubmerge5[1:3,1]</w:t>
      </w:r>
    </w:p>
    <w:p w14:paraId="154E1B9C"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pm5&lt;-pubmerge5[1:3,1]</w:t>
      </w:r>
    </w:p>
    <w:p w14:paraId="7085DCDA" w14:textId="77777777" w:rsidR="00D40E42" w:rsidRPr="00C47340" w:rsidRDefault="00D40E42" w:rsidP="00D40E42">
      <w:pPr>
        <w:rPr>
          <w:rFonts w:ascii="Lucida Console" w:hAnsi="Lucida Console"/>
          <w:sz w:val="18"/>
          <w:szCs w:val="18"/>
        </w:rPr>
      </w:pPr>
    </w:p>
    <w:p w14:paraId="5A768557" w14:textId="77777777" w:rsidR="00D40E42" w:rsidRPr="00C47340" w:rsidRDefault="00D40E42" w:rsidP="00D40E42">
      <w:pPr>
        <w:rPr>
          <w:rFonts w:ascii="Lucida Console" w:hAnsi="Lucida Console"/>
          <w:sz w:val="18"/>
          <w:szCs w:val="18"/>
        </w:rPr>
      </w:pPr>
    </w:p>
    <w:p w14:paraId="0FE6350C"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pm6&lt;-</w:t>
      </w:r>
      <w:proofErr w:type="spellStart"/>
      <w:proofErr w:type="gramStart"/>
      <w:r w:rsidRPr="00C47340">
        <w:rPr>
          <w:rFonts w:ascii="Lucida Console" w:hAnsi="Lucida Console"/>
          <w:sz w:val="18"/>
          <w:szCs w:val="18"/>
        </w:rPr>
        <w:t>data.frame</w:t>
      </w:r>
      <w:proofErr w:type="spellEnd"/>
      <w:proofErr w:type="gramEnd"/>
      <w:r w:rsidRPr="00C47340">
        <w:rPr>
          <w:rFonts w:ascii="Lucida Console" w:hAnsi="Lucida Console"/>
          <w:sz w:val="18"/>
          <w:szCs w:val="18"/>
        </w:rPr>
        <w:t>(c(pm2, pm3, pm4, pm5))</w:t>
      </w:r>
    </w:p>
    <w:p w14:paraId="0D8DCA0E" w14:textId="77777777" w:rsidR="00D40E42" w:rsidRPr="00C47340" w:rsidRDefault="00D40E42" w:rsidP="00D40E42">
      <w:pPr>
        <w:rPr>
          <w:rFonts w:ascii="Lucida Console" w:hAnsi="Lucida Console"/>
          <w:sz w:val="18"/>
          <w:szCs w:val="18"/>
        </w:rPr>
      </w:pPr>
    </w:p>
    <w:p w14:paraId="138D338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#Simplifying publishers</w:t>
      </w:r>
    </w:p>
    <w:p w14:paraId="2AFDD37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pubmerge2.2&lt;-head(pubmerge2)</w:t>
      </w:r>
    </w:p>
    <w:p w14:paraId="66A5B8B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pubmerge2.2&lt;-pubmerge2.2</w:t>
      </w:r>
      <w:proofErr w:type="gramStart"/>
      <w:r w:rsidRPr="00C47340">
        <w:rPr>
          <w:rFonts w:ascii="Lucida Console" w:hAnsi="Lucida Console"/>
          <w:sz w:val="18"/>
          <w:szCs w:val="18"/>
        </w:rPr>
        <w:t>[,-</w:t>
      </w:r>
      <w:proofErr w:type="gramEnd"/>
      <w:r w:rsidRPr="00C47340">
        <w:rPr>
          <w:rFonts w:ascii="Lucida Console" w:hAnsi="Lucida Console"/>
          <w:sz w:val="18"/>
          <w:szCs w:val="18"/>
        </w:rPr>
        <w:t>c(3:5)]</w:t>
      </w:r>
    </w:p>
    <w:p w14:paraId="7EAC51CB"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(pubmerge2.2)</w:t>
      </w:r>
    </w:p>
    <w:p w14:paraId="33CAC89D" w14:textId="77777777" w:rsidR="00D40E42" w:rsidRPr="00C47340" w:rsidRDefault="00D40E42" w:rsidP="00D40E42">
      <w:pPr>
        <w:rPr>
          <w:rFonts w:ascii="Lucida Console" w:hAnsi="Lucida Console"/>
          <w:sz w:val="18"/>
          <w:szCs w:val="18"/>
        </w:rPr>
      </w:pPr>
    </w:p>
    <w:p w14:paraId="057F103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pubmerge3.3&lt;-head(pubmerge3)</w:t>
      </w:r>
    </w:p>
    <w:p w14:paraId="769DFE5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(pubmerge3.3)</w:t>
      </w:r>
    </w:p>
    <w:p w14:paraId="26346E0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pubmerge3.3&lt;-pubmerge3.3</w:t>
      </w:r>
      <w:proofErr w:type="gramStart"/>
      <w:r w:rsidRPr="00C47340">
        <w:rPr>
          <w:rFonts w:ascii="Lucida Console" w:hAnsi="Lucida Console"/>
          <w:sz w:val="18"/>
          <w:szCs w:val="18"/>
        </w:rPr>
        <w:t>[,-</w:t>
      </w:r>
      <w:proofErr w:type="gramEnd"/>
      <w:r w:rsidRPr="00C47340">
        <w:rPr>
          <w:rFonts w:ascii="Lucida Console" w:hAnsi="Lucida Console"/>
          <w:sz w:val="18"/>
          <w:szCs w:val="18"/>
        </w:rPr>
        <w:t>c(2,4:5)]</w:t>
      </w:r>
    </w:p>
    <w:p w14:paraId="446E1BEC"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(pubmerge3.3)</w:t>
      </w:r>
    </w:p>
    <w:p w14:paraId="4F31FF9B" w14:textId="77777777" w:rsidR="00D40E42" w:rsidRPr="00C47340" w:rsidRDefault="00D40E42" w:rsidP="00D40E42">
      <w:pPr>
        <w:rPr>
          <w:rFonts w:ascii="Lucida Console" w:hAnsi="Lucida Console"/>
          <w:sz w:val="18"/>
          <w:szCs w:val="18"/>
        </w:rPr>
      </w:pPr>
    </w:p>
    <w:p w14:paraId="4C27B31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pubmerge4.4&lt;-head(pubmerge4)</w:t>
      </w:r>
    </w:p>
    <w:p w14:paraId="2A0EC576"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(pubmerge4.4)</w:t>
      </w:r>
    </w:p>
    <w:p w14:paraId="13BA119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pubmerge4.4&lt;-pubmerge4.4</w:t>
      </w:r>
      <w:proofErr w:type="gramStart"/>
      <w:r w:rsidRPr="00C47340">
        <w:rPr>
          <w:rFonts w:ascii="Lucida Console" w:hAnsi="Lucida Console"/>
          <w:sz w:val="18"/>
          <w:szCs w:val="18"/>
        </w:rPr>
        <w:t>[,-</w:t>
      </w:r>
      <w:proofErr w:type="gramEnd"/>
      <w:r w:rsidRPr="00C47340">
        <w:rPr>
          <w:rFonts w:ascii="Lucida Console" w:hAnsi="Lucida Console"/>
          <w:sz w:val="18"/>
          <w:szCs w:val="18"/>
        </w:rPr>
        <w:t>c(2:3,5)]</w:t>
      </w:r>
    </w:p>
    <w:p w14:paraId="6442946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(pubmerge4.4)</w:t>
      </w:r>
    </w:p>
    <w:p w14:paraId="6943B0CB" w14:textId="77777777" w:rsidR="00D40E42" w:rsidRPr="00C47340" w:rsidRDefault="00D40E42" w:rsidP="00D40E42">
      <w:pPr>
        <w:rPr>
          <w:rFonts w:ascii="Lucida Console" w:hAnsi="Lucida Console"/>
          <w:sz w:val="18"/>
          <w:szCs w:val="18"/>
        </w:rPr>
      </w:pPr>
    </w:p>
    <w:p w14:paraId="64E24E3C" w14:textId="77777777" w:rsidR="00D40E42" w:rsidRPr="00C47340" w:rsidRDefault="00D40E42" w:rsidP="00D40E42">
      <w:pPr>
        <w:rPr>
          <w:rFonts w:ascii="Lucida Console" w:hAnsi="Lucida Console"/>
          <w:sz w:val="18"/>
          <w:szCs w:val="18"/>
        </w:rPr>
      </w:pPr>
    </w:p>
    <w:p w14:paraId="58E0429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pubmerge5.5&lt;-head(pubmerge5)</w:t>
      </w:r>
    </w:p>
    <w:p w14:paraId="2E6873A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pubmerge5.5&lt;-pubmerge5.5</w:t>
      </w:r>
      <w:proofErr w:type="gramStart"/>
      <w:r w:rsidRPr="00C47340">
        <w:rPr>
          <w:rFonts w:ascii="Lucida Console" w:hAnsi="Lucida Console"/>
          <w:sz w:val="18"/>
          <w:szCs w:val="18"/>
        </w:rPr>
        <w:t>[,-</w:t>
      </w:r>
      <w:proofErr w:type="gramEnd"/>
      <w:r w:rsidRPr="00C47340">
        <w:rPr>
          <w:rFonts w:ascii="Lucida Console" w:hAnsi="Lucida Console"/>
          <w:sz w:val="18"/>
          <w:szCs w:val="18"/>
        </w:rPr>
        <w:t>c(2:4)]</w:t>
      </w:r>
    </w:p>
    <w:p w14:paraId="782A8A3D"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(pubmerge5.5)</w:t>
      </w:r>
    </w:p>
    <w:p w14:paraId="13063090" w14:textId="77777777" w:rsidR="00D40E42" w:rsidRPr="00C47340" w:rsidRDefault="00D40E42" w:rsidP="00D40E42">
      <w:pPr>
        <w:rPr>
          <w:rFonts w:ascii="Lucida Console" w:hAnsi="Lucida Console"/>
          <w:sz w:val="18"/>
          <w:szCs w:val="18"/>
        </w:rPr>
      </w:pPr>
    </w:p>
    <w:p w14:paraId="6F81B517" w14:textId="77777777" w:rsidR="00D40E42" w:rsidRPr="00C47340" w:rsidRDefault="00D40E42" w:rsidP="00D40E42">
      <w:pPr>
        <w:rPr>
          <w:rFonts w:ascii="Lucida Console" w:hAnsi="Lucida Console"/>
          <w:sz w:val="18"/>
          <w:szCs w:val="18"/>
        </w:rPr>
      </w:pPr>
    </w:p>
    <w:p w14:paraId="5E0D16B5" w14:textId="77777777" w:rsidR="00D40E42" w:rsidRPr="00C47340" w:rsidRDefault="00D40E42" w:rsidP="00D40E42">
      <w:pPr>
        <w:rPr>
          <w:rFonts w:ascii="Lucida Console" w:hAnsi="Lucida Console"/>
          <w:sz w:val="18"/>
          <w:szCs w:val="18"/>
        </w:rPr>
      </w:pPr>
    </w:p>
    <w:p w14:paraId="372D189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puballup&lt;-</w:t>
      </w:r>
      <w:proofErr w:type="gramStart"/>
      <w:r w:rsidRPr="00C47340">
        <w:rPr>
          <w:rFonts w:ascii="Lucida Console" w:hAnsi="Lucida Console"/>
          <w:sz w:val="18"/>
          <w:szCs w:val="18"/>
        </w:rPr>
        <w:t>data.frame</w:t>
      </w:r>
      <w:proofErr w:type="gramEnd"/>
      <w:r w:rsidRPr="00C47340">
        <w:rPr>
          <w:rFonts w:ascii="Lucida Console" w:hAnsi="Lucida Console"/>
          <w:sz w:val="18"/>
          <w:szCs w:val="18"/>
        </w:rPr>
        <w:t>(pubmerge2.2,pubmerge3.3,pubmerge4.4,pubmerge5.5)</w:t>
      </w:r>
    </w:p>
    <w:p w14:paraId="58141AFC"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View(</w:t>
      </w:r>
      <w:proofErr w:type="spellStart"/>
      <w:r w:rsidRPr="00C47340">
        <w:rPr>
          <w:rFonts w:ascii="Lucida Console" w:hAnsi="Lucida Console"/>
          <w:sz w:val="18"/>
          <w:szCs w:val="18"/>
        </w:rPr>
        <w:t>puballup</w:t>
      </w:r>
      <w:proofErr w:type="spellEnd"/>
      <w:r w:rsidRPr="00C47340">
        <w:rPr>
          <w:rFonts w:ascii="Lucida Console" w:hAnsi="Lucida Console"/>
          <w:sz w:val="18"/>
          <w:szCs w:val="18"/>
        </w:rPr>
        <w:t>)</w:t>
      </w:r>
    </w:p>
    <w:p w14:paraId="165C2B1D"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pubmelt</w:t>
      </w:r>
      <w:proofErr w:type="spellEnd"/>
      <w:r w:rsidRPr="00C47340">
        <w:rPr>
          <w:rFonts w:ascii="Lucida Console" w:hAnsi="Lucida Console"/>
          <w:sz w:val="18"/>
          <w:szCs w:val="18"/>
        </w:rPr>
        <w:t>&lt;-melt(</w:t>
      </w:r>
      <w:proofErr w:type="spellStart"/>
      <w:r w:rsidRPr="00C47340">
        <w:rPr>
          <w:rFonts w:ascii="Lucida Console" w:hAnsi="Lucida Console"/>
          <w:sz w:val="18"/>
          <w:szCs w:val="18"/>
        </w:rPr>
        <w:t>puballup</w:t>
      </w:r>
      <w:proofErr w:type="spellEnd"/>
      <w:r w:rsidRPr="00C47340">
        <w:rPr>
          <w:rFonts w:ascii="Lucida Console" w:hAnsi="Lucida Console"/>
          <w:sz w:val="18"/>
          <w:szCs w:val="18"/>
        </w:rPr>
        <w:t>,"Publisher")</w:t>
      </w:r>
    </w:p>
    <w:p w14:paraId="68EEAAC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View(</w:t>
      </w:r>
      <w:proofErr w:type="spellStart"/>
      <w:r w:rsidRPr="00C47340">
        <w:rPr>
          <w:rFonts w:ascii="Lucida Console" w:hAnsi="Lucida Console"/>
          <w:sz w:val="18"/>
          <w:szCs w:val="18"/>
        </w:rPr>
        <w:t>pubmelt</w:t>
      </w:r>
      <w:proofErr w:type="spellEnd"/>
      <w:r w:rsidRPr="00C47340">
        <w:rPr>
          <w:rFonts w:ascii="Lucida Console" w:hAnsi="Lucida Console"/>
          <w:sz w:val="18"/>
          <w:szCs w:val="18"/>
        </w:rPr>
        <w:t>)</w:t>
      </w:r>
    </w:p>
    <w:p w14:paraId="271AC42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pubmelt2&lt;-</w:t>
      </w:r>
      <w:proofErr w:type="spellStart"/>
      <w:r w:rsidRPr="00C47340">
        <w:rPr>
          <w:rFonts w:ascii="Lucida Console" w:hAnsi="Lucida Console"/>
          <w:sz w:val="18"/>
          <w:szCs w:val="18"/>
        </w:rPr>
        <w:t>pubmelt</w:t>
      </w:r>
      <w:proofErr w:type="spellEnd"/>
      <w:r w:rsidRPr="00C47340">
        <w:rPr>
          <w:rFonts w:ascii="Lucida Console" w:hAnsi="Lucida Console"/>
          <w:sz w:val="18"/>
          <w:szCs w:val="18"/>
        </w:rPr>
        <w:t>[-</w:t>
      </w:r>
      <w:proofErr w:type="gramStart"/>
      <w:r w:rsidRPr="00C47340">
        <w:rPr>
          <w:rFonts w:ascii="Lucida Console" w:hAnsi="Lucida Console"/>
          <w:sz w:val="18"/>
          <w:szCs w:val="18"/>
        </w:rPr>
        <w:t>c(</w:t>
      </w:r>
      <w:proofErr w:type="gramEnd"/>
      <w:r w:rsidRPr="00C47340">
        <w:rPr>
          <w:rFonts w:ascii="Lucida Console" w:hAnsi="Lucida Console"/>
          <w:sz w:val="18"/>
          <w:szCs w:val="18"/>
        </w:rPr>
        <w:t>7:12),]</w:t>
      </w:r>
    </w:p>
    <w:p w14:paraId="48E3CB8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View(pubmelt2)</w:t>
      </w:r>
    </w:p>
    <w:p w14:paraId="6604FA0C" w14:textId="77777777" w:rsidR="00D40E42" w:rsidRPr="00C47340" w:rsidRDefault="00D40E42" w:rsidP="00D40E42">
      <w:pPr>
        <w:rPr>
          <w:rFonts w:ascii="Lucida Console" w:hAnsi="Lucida Console"/>
          <w:sz w:val="18"/>
          <w:szCs w:val="18"/>
        </w:rPr>
      </w:pPr>
    </w:p>
    <w:p w14:paraId="67F99B0A"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(pubmelt</w:t>
      </w:r>
      <w:proofErr w:type="gramStart"/>
      <w:r w:rsidRPr="00C47340">
        <w:rPr>
          <w:rFonts w:ascii="Lucida Console" w:hAnsi="Lucida Console"/>
          <w:sz w:val="18"/>
          <w:szCs w:val="18"/>
        </w:rPr>
        <w:t>2)&lt;</w:t>
      </w:r>
      <w:proofErr w:type="gramEnd"/>
      <w:r w:rsidRPr="00C47340">
        <w:rPr>
          <w:rFonts w:ascii="Lucida Console" w:hAnsi="Lucida Console"/>
          <w:sz w:val="18"/>
          <w:szCs w:val="18"/>
        </w:rPr>
        <w:t>-NULL</w:t>
      </w:r>
    </w:p>
    <w:p w14:paraId="6DBDB20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pubmelt2&lt;-pubmelt2[-</w:t>
      </w:r>
      <w:proofErr w:type="gramStart"/>
      <w:r w:rsidRPr="00C47340">
        <w:rPr>
          <w:rFonts w:ascii="Lucida Console" w:hAnsi="Lucida Console"/>
          <w:sz w:val="18"/>
          <w:szCs w:val="18"/>
        </w:rPr>
        <w:t>c(</w:t>
      </w:r>
      <w:proofErr w:type="gramEnd"/>
      <w:r w:rsidRPr="00C47340">
        <w:rPr>
          <w:rFonts w:ascii="Lucida Console" w:hAnsi="Lucida Console"/>
          <w:sz w:val="18"/>
          <w:szCs w:val="18"/>
        </w:rPr>
        <w:t>13:18),]</w:t>
      </w:r>
    </w:p>
    <w:p w14:paraId="2164EB1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(pubmelt</w:t>
      </w:r>
      <w:proofErr w:type="gramStart"/>
      <w:r w:rsidRPr="00C47340">
        <w:rPr>
          <w:rFonts w:ascii="Lucida Console" w:hAnsi="Lucida Console"/>
          <w:sz w:val="18"/>
          <w:szCs w:val="18"/>
        </w:rPr>
        <w:t>2)&lt;</w:t>
      </w:r>
      <w:proofErr w:type="gramEnd"/>
      <w:r w:rsidRPr="00C47340">
        <w:rPr>
          <w:rFonts w:ascii="Lucida Console" w:hAnsi="Lucida Console"/>
          <w:sz w:val="18"/>
          <w:szCs w:val="18"/>
        </w:rPr>
        <w:t>-NULL</w:t>
      </w:r>
    </w:p>
    <w:p w14:paraId="379B1B0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pubmelt2&lt;-pubmelt2[-</w:t>
      </w:r>
      <w:proofErr w:type="gramStart"/>
      <w:r w:rsidRPr="00C47340">
        <w:rPr>
          <w:rFonts w:ascii="Lucida Console" w:hAnsi="Lucida Console"/>
          <w:sz w:val="18"/>
          <w:szCs w:val="18"/>
        </w:rPr>
        <w:t>c(</w:t>
      </w:r>
      <w:proofErr w:type="gramEnd"/>
      <w:r w:rsidRPr="00C47340">
        <w:rPr>
          <w:rFonts w:ascii="Lucida Console" w:hAnsi="Lucida Console"/>
          <w:sz w:val="18"/>
          <w:szCs w:val="18"/>
        </w:rPr>
        <w:t>19:24),]</w:t>
      </w:r>
    </w:p>
    <w:p w14:paraId="5468E7A8" w14:textId="77777777" w:rsidR="00D40E42" w:rsidRPr="00C47340" w:rsidRDefault="00D40E42" w:rsidP="00D40E42">
      <w:pPr>
        <w:rPr>
          <w:rFonts w:ascii="Lucida Console" w:hAnsi="Lucida Console"/>
          <w:sz w:val="18"/>
          <w:szCs w:val="18"/>
        </w:rPr>
      </w:pPr>
    </w:p>
    <w:p w14:paraId="578C0B7F" w14:textId="77777777" w:rsidR="00D40E42" w:rsidRPr="00C47340" w:rsidRDefault="00D40E42" w:rsidP="00D40E42">
      <w:pPr>
        <w:rPr>
          <w:rFonts w:ascii="Lucida Console" w:hAnsi="Lucida Console"/>
          <w:sz w:val="18"/>
          <w:szCs w:val="18"/>
        </w:rPr>
      </w:pPr>
    </w:p>
    <w:p w14:paraId="32A1DD7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lastRenderedPageBreak/>
        <w:t>names(pubmelt</w:t>
      </w:r>
      <w:proofErr w:type="gramStart"/>
      <w:r w:rsidRPr="00C47340">
        <w:rPr>
          <w:rFonts w:ascii="Lucida Console" w:hAnsi="Lucida Console"/>
          <w:sz w:val="18"/>
          <w:szCs w:val="18"/>
        </w:rPr>
        <w:t>2)[</w:t>
      </w:r>
      <w:proofErr w:type="gramEnd"/>
      <w:r w:rsidRPr="00C47340">
        <w:rPr>
          <w:rFonts w:ascii="Lucida Console" w:hAnsi="Lucida Console"/>
          <w:sz w:val="18"/>
          <w:szCs w:val="18"/>
        </w:rPr>
        <w:t>names(pubmelt2)=="variable"]&lt;-"Region"</w:t>
      </w:r>
    </w:p>
    <w:p w14:paraId="06B98E9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names(pubmelt</w:t>
      </w:r>
      <w:proofErr w:type="gramStart"/>
      <w:r w:rsidRPr="00C47340">
        <w:rPr>
          <w:rFonts w:ascii="Lucida Console" w:hAnsi="Lucida Console"/>
          <w:sz w:val="18"/>
          <w:szCs w:val="18"/>
        </w:rPr>
        <w:t>2)[</w:t>
      </w:r>
      <w:proofErr w:type="gramEnd"/>
      <w:r w:rsidRPr="00C47340">
        <w:rPr>
          <w:rFonts w:ascii="Lucida Console" w:hAnsi="Lucida Console"/>
          <w:sz w:val="18"/>
          <w:szCs w:val="18"/>
        </w:rPr>
        <w:t>names(pubmelt2)=="value"]&lt;-"Sales"</w:t>
      </w:r>
    </w:p>
    <w:p w14:paraId="179F524E"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(pubmelt2)</w:t>
      </w:r>
    </w:p>
    <w:p w14:paraId="562536F4" w14:textId="77777777" w:rsidR="00D40E42" w:rsidRPr="00C47340" w:rsidRDefault="00D40E42" w:rsidP="00D40E42">
      <w:pPr>
        <w:rPr>
          <w:rFonts w:ascii="Lucida Console" w:hAnsi="Lucida Console"/>
          <w:sz w:val="18"/>
          <w:szCs w:val="18"/>
        </w:rPr>
      </w:pPr>
    </w:p>
    <w:p w14:paraId="6CBA0674" w14:textId="77777777" w:rsidR="00D40E42" w:rsidRPr="00C47340" w:rsidRDefault="00D40E42" w:rsidP="00D40E42">
      <w:pPr>
        <w:rPr>
          <w:rFonts w:ascii="Lucida Console" w:hAnsi="Lucida Console"/>
          <w:sz w:val="18"/>
          <w:szCs w:val="18"/>
        </w:rPr>
      </w:pPr>
    </w:p>
    <w:p w14:paraId="37968BD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pubmelt3&lt;-(pubmelt2)</w:t>
      </w:r>
    </w:p>
    <w:p w14:paraId="257FD97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pubmelt3$Region&lt;-</w:t>
      </w:r>
      <w:proofErr w:type="spellStart"/>
      <w:proofErr w:type="gramStart"/>
      <w:r w:rsidRPr="00C47340">
        <w:rPr>
          <w:rFonts w:ascii="Lucida Console" w:hAnsi="Lucida Console"/>
          <w:sz w:val="18"/>
          <w:szCs w:val="18"/>
        </w:rPr>
        <w:t>gsub</w:t>
      </w:r>
      <w:proofErr w:type="spellEnd"/>
      <w:r w:rsidRPr="00C47340">
        <w:rPr>
          <w:rFonts w:ascii="Lucida Console" w:hAnsi="Lucida Console"/>
          <w:sz w:val="18"/>
          <w:szCs w:val="18"/>
        </w:rPr>
        <w:t>(</w:t>
      </w:r>
      <w:proofErr w:type="gramEnd"/>
      <w:r w:rsidRPr="00C47340">
        <w:rPr>
          <w:rFonts w:ascii="Lucida Console" w:hAnsi="Lucida Console"/>
          <w:sz w:val="18"/>
          <w:szCs w:val="18"/>
        </w:rPr>
        <w:t>"\\."," ",pubmelt3$Region)</w:t>
      </w:r>
    </w:p>
    <w:p w14:paraId="34C6E86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pubmelt3$Sales&lt;-</w:t>
      </w:r>
      <w:proofErr w:type="spellStart"/>
      <w:proofErr w:type="gramStart"/>
      <w:r w:rsidRPr="00C47340">
        <w:rPr>
          <w:rFonts w:ascii="Lucida Console" w:hAnsi="Lucida Console"/>
          <w:sz w:val="18"/>
          <w:szCs w:val="18"/>
        </w:rPr>
        <w:t>as.numeric</w:t>
      </w:r>
      <w:proofErr w:type="spellEnd"/>
      <w:proofErr w:type="gramEnd"/>
      <w:r w:rsidRPr="00C47340">
        <w:rPr>
          <w:rFonts w:ascii="Lucida Console" w:hAnsi="Lucida Console"/>
          <w:sz w:val="18"/>
          <w:szCs w:val="18"/>
        </w:rPr>
        <w:t>(pubmelt3$Sales)</w:t>
      </w:r>
    </w:p>
    <w:p w14:paraId="4DCE6B0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str(pubmelt3)</w:t>
      </w:r>
    </w:p>
    <w:p w14:paraId="02ED649C" w14:textId="77777777" w:rsidR="00D40E42" w:rsidRPr="00C47340" w:rsidRDefault="00D40E42" w:rsidP="00D40E42">
      <w:pPr>
        <w:rPr>
          <w:rFonts w:ascii="Lucida Console" w:hAnsi="Lucida Console"/>
          <w:sz w:val="18"/>
          <w:szCs w:val="18"/>
        </w:rPr>
      </w:pPr>
    </w:p>
    <w:p w14:paraId="68395F7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saleshtmap&lt;-ggplot(pubmelt</w:t>
      </w:r>
      <w:proofErr w:type="gramStart"/>
      <w:r w:rsidRPr="00C47340">
        <w:rPr>
          <w:rFonts w:ascii="Lucida Console" w:hAnsi="Lucida Console"/>
          <w:sz w:val="18"/>
          <w:szCs w:val="18"/>
        </w:rPr>
        <w:t>3,aes</w:t>
      </w:r>
      <w:proofErr w:type="gramEnd"/>
      <w:r w:rsidRPr="00C47340">
        <w:rPr>
          <w:rFonts w:ascii="Lucida Console" w:hAnsi="Lucida Console"/>
          <w:sz w:val="18"/>
          <w:szCs w:val="18"/>
        </w:rPr>
        <w:t>(x=Region,y=Publisher))+geom_tile(aes(fill=Sales))+scale_fill_gradient(low="blue",high="red")</w:t>
      </w:r>
    </w:p>
    <w:p w14:paraId="7C0FDA7A"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saleshtmap</w:t>
      </w:r>
      <w:proofErr w:type="spellEnd"/>
    </w:p>
    <w:p w14:paraId="073D7C66" w14:textId="77777777" w:rsidR="00D40E42" w:rsidRPr="00C47340" w:rsidRDefault="00D40E42" w:rsidP="00D40E42">
      <w:pPr>
        <w:rPr>
          <w:rFonts w:ascii="Lucida Console" w:hAnsi="Lucida Console"/>
          <w:sz w:val="18"/>
          <w:szCs w:val="18"/>
        </w:rPr>
      </w:pPr>
    </w:p>
    <w:p w14:paraId="5CDA151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salesscatter&lt;-ggplot(pubmelt</w:t>
      </w:r>
      <w:proofErr w:type="gramStart"/>
      <w:r w:rsidRPr="00C47340">
        <w:rPr>
          <w:rFonts w:ascii="Lucida Console" w:hAnsi="Lucida Console"/>
          <w:sz w:val="18"/>
          <w:szCs w:val="18"/>
        </w:rPr>
        <w:t>3)+</w:t>
      </w:r>
      <w:proofErr w:type="gramEnd"/>
      <w:r w:rsidRPr="00C47340">
        <w:rPr>
          <w:rFonts w:ascii="Lucida Console" w:hAnsi="Lucida Console"/>
          <w:sz w:val="18"/>
          <w:szCs w:val="18"/>
        </w:rPr>
        <w:t>geom_point(aes(x=Region,y=Publisher,size=Sales))+scale_fill_gradient(low="black",high="orchid")</w:t>
      </w:r>
    </w:p>
    <w:p w14:paraId="3569055A"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salesscatter</w:t>
      </w:r>
      <w:proofErr w:type="spellEnd"/>
    </w:p>
    <w:p w14:paraId="18FF254A" w14:textId="77777777" w:rsidR="00D40E42" w:rsidRPr="00C47340" w:rsidRDefault="00D40E42" w:rsidP="00D40E42">
      <w:pPr>
        <w:rPr>
          <w:rFonts w:ascii="Lucida Console" w:hAnsi="Lucida Console"/>
          <w:sz w:val="18"/>
          <w:szCs w:val="18"/>
        </w:rPr>
      </w:pPr>
    </w:p>
    <w:p w14:paraId="0F464853" w14:textId="77777777" w:rsidR="00D40E42" w:rsidRPr="00C47340" w:rsidRDefault="00D40E42" w:rsidP="00D40E42">
      <w:pPr>
        <w:rPr>
          <w:rFonts w:ascii="Lucida Console" w:hAnsi="Lucida Console"/>
          <w:sz w:val="18"/>
          <w:szCs w:val="18"/>
        </w:rPr>
      </w:pPr>
    </w:p>
    <w:p w14:paraId="165153B9"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sd</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puballup$Global.Sales</w:t>
      </w:r>
      <w:proofErr w:type="spellEnd"/>
      <w:r w:rsidRPr="00C47340">
        <w:rPr>
          <w:rFonts w:ascii="Lucida Console" w:hAnsi="Lucida Console"/>
          <w:sz w:val="18"/>
          <w:szCs w:val="18"/>
        </w:rPr>
        <w:t>)</w:t>
      </w:r>
    </w:p>
    <w:p w14:paraId="4905A331"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sd</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puballup$North.America.Sales</w:t>
      </w:r>
      <w:proofErr w:type="spellEnd"/>
      <w:r w:rsidRPr="00C47340">
        <w:rPr>
          <w:rFonts w:ascii="Lucida Console" w:hAnsi="Lucida Console"/>
          <w:sz w:val="18"/>
          <w:szCs w:val="18"/>
        </w:rPr>
        <w:t>)</w:t>
      </w:r>
    </w:p>
    <w:p w14:paraId="78527779"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sd</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puballup$Europe.Sales</w:t>
      </w:r>
      <w:proofErr w:type="spellEnd"/>
      <w:r w:rsidRPr="00C47340">
        <w:rPr>
          <w:rFonts w:ascii="Lucida Console" w:hAnsi="Lucida Console"/>
          <w:sz w:val="18"/>
          <w:szCs w:val="18"/>
        </w:rPr>
        <w:t>)</w:t>
      </w:r>
    </w:p>
    <w:p w14:paraId="0EBE53A6"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sd</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puballup$Japan.Sales</w:t>
      </w:r>
      <w:proofErr w:type="spellEnd"/>
      <w:r w:rsidRPr="00C47340">
        <w:rPr>
          <w:rFonts w:ascii="Lucida Console" w:hAnsi="Lucida Console"/>
          <w:sz w:val="18"/>
          <w:szCs w:val="18"/>
        </w:rPr>
        <w:t>)</w:t>
      </w:r>
    </w:p>
    <w:p w14:paraId="369BAFFE" w14:textId="77777777" w:rsidR="00D40E42" w:rsidRPr="00C47340" w:rsidRDefault="00D40E42" w:rsidP="00D40E42">
      <w:pPr>
        <w:rPr>
          <w:rFonts w:ascii="Lucida Console" w:hAnsi="Lucida Console"/>
          <w:sz w:val="18"/>
          <w:szCs w:val="18"/>
        </w:rPr>
      </w:pPr>
    </w:p>
    <w:p w14:paraId="0DBB6EF4"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summary(</w:t>
      </w:r>
      <w:proofErr w:type="spellStart"/>
      <w:proofErr w:type="gramEnd"/>
      <w:r w:rsidRPr="00C47340">
        <w:rPr>
          <w:rFonts w:ascii="Lucida Console" w:hAnsi="Lucida Console"/>
          <w:sz w:val="18"/>
          <w:szCs w:val="18"/>
        </w:rPr>
        <w:t>puballup$Global.Sales</w:t>
      </w:r>
      <w:proofErr w:type="spellEnd"/>
      <w:r w:rsidRPr="00C47340">
        <w:rPr>
          <w:rFonts w:ascii="Lucida Console" w:hAnsi="Lucida Console"/>
          <w:sz w:val="18"/>
          <w:szCs w:val="18"/>
        </w:rPr>
        <w:t>)</w:t>
      </w:r>
    </w:p>
    <w:p w14:paraId="6A9C4BA6"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summary(</w:t>
      </w:r>
      <w:proofErr w:type="spellStart"/>
      <w:proofErr w:type="gramEnd"/>
      <w:r w:rsidRPr="00C47340">
        <w:rPr>
          <w:rFonts w:ascii="Lucida Console" w:hAnsi="Lucida Console"/>
          <w:sz w:val="18"/>
          <w:szCs w:val="18"/>
        </w:rPr>
        <w:t>puballup$North.America.Sales</w:t>
      </w:r>
      <w:proofErr w:type="spellEnd"/>
      <w:r w:rsidRPr="00C47340">
        <w:rPr>
          <w:rFonts w:ascii="Lucida Console" w:hAnsi="Lucida Console"/>
          <w:sz w:val="18"/>
          <w:szCs w:val="18"/>
        </w:rPr>
        <w:t>)</w:t>
      </w:r>
    </w:p>
    <w:p w14:paraId="090F0450"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summary(</w:t>
      </w:r>
      <w:proofErr w:type="spellStart"/>
      <w:proofErr w:type="gramEnd"/>
      <w:r w:rsidRPr="00C47340">
        <w:rPr>
          <w:rFonts w:ascii="Lucida Console" w:hAnsi="Lucida Console"/>
          <w:sz w:val="18"/>
          <w:szCs w:val="18"/>
        </w:rPr>
        <w:t>puballup$Europe.Sales</w:t>
      </w:r>
      <w:proofErr w:type="spellEnd"/>
      <w:r w:rsidRPr="00C47340">
        <w:rPr>
          <w:rFonts w:ascii="Lucida Console" w:hAnsi="Lucida Console"/>
          <w:sz w:val="18"/>
          <w:szCs w:val="18"/>
        </w:rPr>
        <w:t>)</w:t>
      </w:r>
    </w:p>
    <w:p w14:paraId="20251ED9"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summary(</w:t>
      </w:r>
      <w:proofErr w:type="spellStart"/>
      <w:proofErr w:type="gramEnd"/>
      <w:r w:rsidRPr="00C47340">
        <w:rPr>
          <w:rFonts w:ascii="Lucida Console" w:hAnsi="Lucida Console"/>
          <w:sz w:val="18"/>
          <w:szCs w:val="18"/>
        </w:rPr>
        <w:t>puballup$Japan.Sales</w:t>
      </w:r>
      <w:proofErr w:type="spellEnd"/>
      <w:r w:rsidRPr="00C47340">
        <w:rPr>
          <w:rFonts w:ascii="Lucida Console" w:hAnsi="Lucida Console"/>
          <w:sz w:val="18"/>
          <w:szCs w:val="18"/>
        </w:rPr>
        <w:t>)</w:t>
      </w:r>
    </w:p>
    <w:p w14:paraId="4B1D1DA2"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#make a simplified table based on sales by genre</w:t>
      </w:r>
    </w:p>
    <w:p w14:paraId="3706AF89"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globalSales</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VG$Global_Sales,VG$Genre,sum</w:t>
      </w:r>
      <w:proofErr w:type="spellEnd"/>
      <w:r w:rsidRPr="00C47340">
        <w:rPr>
          <w:rFonts w:ascii="Lucida Console" w:hAnsi="Lucida Console"/>
          <w:sz w:val="18"/>
          <w:szCs w:val="18"/>
        </w:rPr>
        <w:t>)</w:t>
      </w:r>
    </w:p>
    <w:p w14:paraId="1688F2E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genre&lt;-</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w:t>
      </w:r>
      <w:proofErr w:type="spellStart"/>
      <w:r w:rsidRPr="00C47340">
        <w:rPr>
          <w:rFonts w:ascii="Lucida Console" w:hAnsi="Lucida Console"/>
          <w:sz w:val="18"/>
          <w:szCs w:val="18"/>
        </w:rPr>
        <w:t>globalSales</w:t>
      </w:r>
      <w:proofErr w:type="spellEnd"/>
      <w:r w:rsidRPr="00C47340">
        <w:rPr>
          <w:rFonts w:ascii="Lucida Console" w:hAnsi="Lucida Console"/>
          <w:sz w:val="18"/>
          <w:szCs w:val="18"/>
        </w:rPr>
        <w:t>)</w:t>
      </w:r>
    </w:p>
    <w:p w14:paraId="1EDAB95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GenreSalesGlobal</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data.frame</w:t>
      </w:r>
      <w:proofErr w:type="spellEnd"/>
      <w:proofErr w:type="gramEnd"/>
      <w:r w:rsidRPr="00C47340">
        <w:rPr>
          <w:rFonts w:ascii="Lucida Console" w:hAnsi="Lucida Console"/>
          <w:sz w:val="18"/>
          <w:szCs w:val="18"/>
        </w:rPr>
        <w:t>(</w:t>
      </w:r>
      <w:proofErr w:type="spellStart"/>
      <w:r w:rsidRPr="00C47340">
        <w:rPr>
          <w:rFonts w:ascii="Lucida Console" w:hAnsi="Lucida Console"/>
          <w:sz w:val="18"/>
          <w:szCs w:val="18"/>
        </w:rPr>
        <w:t>genre,globalSales</w:t>
      </w:r>
      <w:proofErr w:type="spellEnd"/>
      <w:r w:rsidRPr="00C47340">
        <w:rPr>
          <w:rFonts w:ascii="Lucida Console" w:hAnsi="Lucida Console"/>
          <w:sz w:val="18"/>
          <w:szCs w:val="18"/>
        </w:rPr>
        <w:t>)</w:t>
      </w:r>
    </w:p>
    <w:p w14:paraId="480443D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naSales</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VG$NA_Sales,VG$Genre,sum</w:t>
      </w:r>
      <w:proofErr w:type="spellEnd"/>
      <w:r w:rsidRPr="00C47340">
        <w:rPr>
          <w:rFonts w:ascii="Lucida Console" w:hAnsi="Lucida Console"/>
          <w:sz w:val="18"/>
          <w:szCs w:val="18"/>
        </w:rPr>
        <w:t>)</w:t>
      </w:r>
    </w:p>
    <w:p w14:paraId="66ACADFB"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euSales</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VG$EU_Sales,VG$Genre,sum</w:t>
      </w:r>
      <w:proofErr w:type="spellEnd"/>
      <w:r w:rsidRPr="00C47340">
        <w:rPr>
          <w:rFonts w:ascii="Lucida Console" w:hAnsi="Lucida Console"/>
          <w:sz w:val="18"/>
          <w:szCs w:val="18"/>
        </w:rPr>
        <w:t>)</w:t>
      </w:r>
    </w:p>
    <w:p w14:paraId="099B6C93"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jpSales</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VG$JP_Sales,VG$Genre,sum</w:t>
      </w:r>
      <w:proofErr w:type="spellEnd"/>
      <w:r w:rsidRPr="00C47340">
        <w:rPr>
          <w:rFonts w:ascii="Lucida Console" w:hAnsi="Lucida Console"/>
          <w:sz w:val="18"/>
          <w:szCs w:val="18"/>
        </w:rPr>
        <w:t>)</w:t>
      </w:r>
    </w:p>
    <w:p w14:paraId="2AA0F69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otherSales</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VG$Other_Sales,VG$Genre,sum</w:t>
      </w:r>
      <w:proofErr w:type="spellEnd"/>
      <w:r w:rsidRPr="00C47340">
        <w:rPr>
          <w:rFonts w:ascii="Lucida Console" w:hAnsi="Lucida Console"/>
          <w:sz w:val="18"/>
          <w:szCs w:val="18"/>
        </w:rPr>
        <w:t>)</w:t>
      </w:r>
    </w:p>
    <w:p w14:paraId="7C2067ED"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genreSalesTotal</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data.frame</w:t>
      </w:r>
      <w:proofErr w:type="spellEnd"/>
      <w:proofErr w:type="gramEnd"/>
      <w:r w:rsidRPr="00C47340">
        <w:rPr>
          <w:rFonts w:ascii="Lucida Console" w:hAnsi="Lucida Console"/>
          <w:sz w:val="18"/>
          <w:szCs w:val="18"/>
        </w:rPr>
        <w:t>(</w:t>
      </w:r>
      <w:proofErr w:type="spellStart"/>
      <w:r w:rsidRPr="00C47340">
        <w:rPr>
          <w:rFonts w:ascii="Lucida Console" w:hAnsi="Lucida Console"/>
          <w:sz w:val="18"/>
          <w:szCs w:val="18"/>
        </w:rPr>
        <w:t>naSales,euSales,jpSales,otherSales</w:t>
      </w:r>
      <w:proofErr w:type="spellEnd"/>
      <w:r w:rsidRPr="00C47340">
        <w:rPr>
          <w:rFonts w:ascii="Lucida Console" w:hAnsi="Lucida Console"/>
          <w:sz w:val="18"/>
          <w:szCs w:val="18"/>
        </w:rPr>
        <w:t>)</w:t>
      </w:r>
    </w:p>
    <w:p w14:paraId="023FD8F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#making a </w:t>
      </w:r>
      <w:proofErr w:type="spellStart"/>
      <w:r w:rsidRPr="00C47340">
        <w:rPr>
          <w:rFonts w:ascii="Lucida Console" w:hAnsi="Lucida Console"/>
          <w:sz w:val="18"/>
          <w:szCs w:val="18"/>
        </w:rPr>
        <w:t>fucntion</w:t>
      </w:r>
      <w:proofErr w:type="spellEnd"/>
      <w:r w:rsidRPr="00C47340">
        <w:rPr>
          <w:rFonts w:ascii="Lucida Console" w:hAnsi="Lucida Console"/>
          <w:sz w:val="18"/>
          <w:szCs w:val="18"/>
        </w:rPr>
        <w:t xml:space="preserve"> to remove </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 xml:space="preserve"> and make factors into strings for the </w:t>
      </w:r>
      <w:proofErr w:type="spellStart"/>
      <w:r w:rsidRPr="00C47340">
        <w:rPr>
          <w:rFonts w:ascii="Lucida Console" w:hAnsi="Lucida Console"/>
          <w:sz w:val="18"/>
          <w:szCs w:val="18"/>
        </w:rPr>
        <w:t>dataframe</w:t>
      </w:r>
      <w:proofErr w:type="spellEnd"/>
    </w:p>
    <w:p w14:paraId="6673954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RNremove</w:t>
      </w:r>
      <w:proofErr w:type="spellEnd"/>
      <w:r w:rsidRPr="00C47340">
        <w:rPr>
          <w:rFonts w:ascii="Lucida Console" w:hAnsi="Lucida Console"/>
          <w:sz w:val="18"/>
          <w:szCs w:val="18"/>
        </w:rPr>
        <w:t>&lt;-function(x</w:t>
      </w:r>
      <w:proofErr w:type="gramStart"/>
      <w:r w:rsidRPr="00C47340">
        <w:rPr>
          <w:rFonts w:ascii="Lucida Console" w:hAnsi="Lucida Console"/>
          <w:sz w:val="18"/>
          <w:szCs w:val="18"/>
        </w:rPr>
        <w:t>){</w:t>
      </w:r>
      <w:proofErr w:type="gramEnd"/>
    </w:p>
    <w:p w14:paraId="7B31E5C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(x)&lt;-NULL</w:t>
      </w:r>
    </w:p>
    <w:p w14:paraId="4449349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return(x)</w:t>
      </w:r>
    </w:p>
    <w:p w14:paraId="4772BC4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w:t>
      </w:r>
    </w:p>
    <w:p w14:paraId="17ACBCB8"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RNremove</w:t>
      </w:r>
      <w:proofErr w:type="spellEnd"/>
      <w:r w:rsidRPr="00C47340">
        <w:rPr>
          <w:rFonts w:ascii="Lucida Console" w:hAnsi="Lucida Console"/>
          <w:sz w:val="18"/>
          <w:szCs w:val="18"/>
        </w:rPr>
        <w:t>(</w:t>
      </w:r>
      <w:proofErr w:type="gramEnd"/>
      <w:r w:rsidRPr="00C47340">
        <w:rPr>
          <w:rFonts w:ascii="Lucida Console" w:hAnsi="Lucida Console"/>
          <w:sz w:val="18"/>
          <w:szCs w:val="18"/>
        </w:rPr>
        <w:t>VG)</w:t>
      </w:r>
    </w:p>
    <w:p w14:paraId="58D08DAC"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RNremove</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GenreSalesGlobal</w:t>
      </w:r>
      <w:proofErr w:type="spellEnd"/>
      <w:r w:rsidRPr="00C47340">
        <w:rPr>
          <w:rFonts w:ascii="Lucida Console" w:hAnsi="Lucida Console"/>
          <w:sz w:val="18"/>
          <w:szCs w:val="18"/>
        </w:rPr>
        <w:t>)</w:t>
      </w:r>
    </w:p>
    <w:p w14:paraId="53D7ED7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#converting genre column from factor to character</w:t>
      </w:r>
    </w:p>
    <w:p w14:paraId="1DBE540A"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i</w:t>
      </w:r>
      <w:proofErr w:type="spellEnd"/>
      <w:r w:rsidRPr="00C47340">
        <w:rPr>
          <w:rFonts w:ascii="Lucida Console" w:hAnsi="Lucida Console"/>
          <w:sz w:val="18"/>
          <w:szCs w:val="18"/>
        </w:rPr>
        <w:t xml:space="preserve"> &lt;- </w:t>
      </w:r>
      <w:proofErr w:type="spellStart"/>
      <w:proofErr w:type="gramStart"/>
      <w:r w:rsidRPr="00C47340">
        <w:rPr>
          <w:rFonts w:ascii="Lucida Console" w:hAnsi="Lucida Console"/>
          <w:sz w:val="18"/>
          <w:szCs w:val="18"/>
        </w:rPr>
        <w:t>sapply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GenreSalesGlobal</w:t>
      </w:r>
      <w:proofErr w:type="spellEnd"/>
      <w:r w:rsidRPr="00C47340">
        <w:rPr>
          <w:rFonts w:ascii="Lucida Console" w:hAnsi="Lucida Console"/>
          <w:sz w:val="18"/>
          <w:szCs w:val="18"/>
        </w:rPr>
        <w:t xml:space="preserve">, </w:t>
      </w:r>
      <w:proofErr w:type="spellStart"/>
      <w:r w:rsidRPr="00C47340">
        <w:rPr>
          <w:rFonts w:ascii="Lucida Console" w:hAnsi="Lucida Console"/>
          <w:sz w:val="18"/>
          <w:szCs w:val="18"/>
        </w:rPr>
        <w:t>is.factor</w:t>
      </w:r>
      <w:proofErr w:type="spellEnd"/>
      <w:r w:rsidRPr="00C47340">
        <w:rPr>
          <w:rFonts w:ascii="Lucida Console" w:hAnsi="Lucida Console"/>
          <w:sz w:val="18"/>
          <w:szCs w:val="18"/>
        </w:rPr>
        <w:t>)</w:t>
      </w:r>
    </w:p>
    <w:p w14:paraId="29AABAA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GenreSalesGlobal</w:t>
      </w:r>
      <w:proofErr w:type="spellEnd"/>
      <w:r w:rsidRPr="00C47340">
        <w:rPr>
          <w:rFonts w:ascii="Lucida Console" w:hAnsi="Lucida Console"/>
          <w:sz w:val="18"/>
          <w:szCs w:val="18"/>
        </w:rPr>
        <w:t>[</w:t>
      </w:r>
      <w:proofErr w:type="spellStart"/>
      <w:r w:rsidRPr="00C47340">
        <w:rPr>
          <w:rFonts w:ascii="Lucida Console" w:hAnsi="Lucida Console"/>
          <w:sz w:val="18"/>
          <w:szCs w:val="18"/>
        </w:rPr>
        <w:t>i</w:t>
      </w:r>
      <w:proofErr w:type="spellEnd"/>
      <w:r w:rsidRPr="00C47340">
        <w:rPr>
          <w:rFonts w:ascii="Lucida Console" w:hAnsi="Lucida Console"/>
          <w:sz w:val="18"/>
          <w:szCs w:val="18"/>
        </w:rPr>
        <w:t xml:space="preserve">] &lt;- </w:t>
      </w:r>
      <w:proofErr w:type="spellStart"/>
      <w:proofErr w:type="gramStart"/>
      <w:r w:rsidRPr="00C47340">
        <w:rPr>
          <w:rFonts w:ascii="Lucida Console" w:hAnsi="Lucida Console"/>
          <w:sz w:val="18"/>
          <w:szCs w:val="18"/>
        </w:rPr>
        <w:t>lapply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GenreSalesGlobal</w:t>
      </w:r>
      <w:proofErr w:type="spellEnd"/>
      <w:r w:rsidRPr="00C47340">
        <w:rPr>
          <w:rFonts w:ascii="Lucida Console" w:hAnsi="Lucida Console"/>
          <w:sz w:val="18"/>
          <w:szCs w:val="18"/>
        </w:rPr>
        <w:t>[</w:t>
      </w:r>
      <w:proofErr w:type="spellStart"/>
      <w:r w:rsidRPr="00C47340">
        <w:rPr>
          <w:rFonts w:ascii="Lucida Console" w:hAnsi="Lucida Console"/>
          <w:sz w:val="18"/>
          <w:szCs w:val="18"/>
        </w:rPr>
        <w:t>i</w:t>
      </w:r>
      <w:proofErr w:type="spellEnd"/>
      <w:r w:rsidRPr="00C47340">
        <w:rPr>
          <w:rFonts w:ascii="Lucida Console" w:hAnsi="Lucida Console"/>
          <w:sz w:val="18"/>
          <w:szCs w:val="18"/>
        </w:rPr>
        <w:t xml:space="preserve">], </w:t>
      </w:r>
      <w:proofErr w:type="spellStart"/>
      <w:r w:rsidRPr="00C47340">
        <w:rPr>
          <w:rFonts w:ascii="Lucida Console" w:hAnsi="Lucida Console"/>
          <w:sz w:val="18"/>
          <w:szCs w:val="18"/>
        </w:rPr>
        <w:t>as.character</w:t>
      </w:r>
      <w:proofErr w:type="spellEnd"/>
      <w:r w:rsidRPr="00C47340">
        <w:rPr>
          <w:rFonts w:ascii="Lucida Console" w:hAnsi="Lucida Console"/>
          <w:sz w:val="18"/>
          <w:szCs w:val="18"/>
        </w:rPr>
        <w:t>)</w:t>
      </w:r>
    </w:p>
    <w:p w14:paraId="15C698C5" w14:textId="77777777" w:rsidR="00D40E42" w:rsidRPr="00C47340" w:rsidRDefault="00D40E42" w:rsidP="00D40E42">
      <w:pPr>
        <w:rPr>
          <w:rFonts w:ascii="Lucida Console" w:hAnsi="Lucida Console"/>
          <w:sz w:val="18"/>
          <w:szCs w:val="18"/>
        </w:rPr>
      </w:pPr>
      <w:proofErr w:type="gramStart"/>
      <w:r w:rsidRPr="00C47340">
        <w:rPr>
          <w:rFonts w:ascii="Lucida Console" w:hAnsi="Lucida Console"/>
          <w:sz w:val="18"/>
          <w:szCs w:val="18"/>
        </w:rPr>
        <w:t>str(</w:t>
      </w:r>
      <w:proofErr w:type="spellStart"/>
      <w:proofErr w:type="gramEnd"/>
      <w:r w:rsidRPr="00C47340">
        <w:rPr>
          <w:rFonts w:ascii="Lucida Console" w:hAnsi="Lucida Console"/>
          <w:sz w:val="18"/>
          <w:szCs w:val="18"/>
        </w:rPr>
        <w:t>GenreSalesGlobal</w:t>
      </w:r>
      <w:proofErr w:type="spellEnd"/>
      <w:r w:rsidRPr="00C47340">
        <w:rPr>
          <w:rFonts w:ascii="Lucida Console" w:hAnsi="Lucida Console"/>
          <w:sz w:val="18"/>
          <w:szCs w:val="18"/>
        </w:rPr>
        <w:t>)</w:t>
      </w:r>
    </w:p>
    <w:p w14:paraId="7EDF6EB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#analysis of genre sales by market</w:t>
      </w:r>
    </w:p>
    <w:p w14:paraId="5CA768AD"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statsVG</w:t>
      </w:r>
      <w:proofErr w:type="spellEnd"/>
      <w:r w:rsidRPr="00C47340">
        <w:rPr>
          <w:rFonts w:ascii="Lucida Console" w:hAnsi="Lucida Console"/>
          <w:sz w:val="18"/>
          <w:szCs w:val="18"/>
        </w:rPr>
        <w:t>&lt;-function(x</w:t>
      </w:r>
      <w:proofErr w:type="gramStart"/>
      <w:r w:rsidRPr="00C47340">
        <w:rPr>
          <w:rFonts w:ascii="Lucida Console" w:hAnsi="Lucida Console"/>
          <w:sz w:val="18"/>
          <w:szCs w:val="18"/>
        </w:rPr>
        <w:t>){</w:t>
      </w:r>
      <w:proofErr w:type="gramEnd"/>
    </w:p>
    <w:p w14:paraId="1D679AF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a&lt;-mean(x)</w:t>
      </w:r>
    </w:p>
    <w:p w14:paraId="2AB1326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b&lt;-median(x)</w:t>
      </w:r>
    </w:p>
    <w:p w14:paraId="6AE75B2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c&lt;-min(x)</w:t>
      </w:r>
    </w:p>
    <w:p w14:paraId="489FE64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d&lt;-max(x)</w:t>
      </w:r>
    </w:p>
    <w:p w14:paraId="395294E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e&lt;-</w:t>
      </w:r>
      <w:proofErr w:type="spellStart"/>
      <w:r w:rsidRPr="00C47340">
        <w:rPr>
          <w:rFonts w:ascii="Lucida Console" w:hAnsi="Lucida Console"/>
          <w:sz w:val="18"/>
          <w:szCs w:val="18"/>
        </w:rPr>
        <w:t>sd</w:t>
      </w:r>
      <w:proofErr w:type="spellEnd"/>
      <w:r w:rsidRPr="00C47340">
        <w:rPr>
          <w:rFonts w:ascii="Lucida Console" w:hAnsi="Lucida Console"/>
          <w:sz w:val="18"/>
          <w:szCs w:val="18"/>
        </w:rPr>
        <w:t>(x)</w:t>
      </w:r>
    </w:p>
    <w:p w14:paraId="30272A9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f&lt;-</w:t>
      </w:r>
      <w:proofErr w:type="gramStart"/>
      <w:r w:rsidRPr="00C47340">
        <w:rPr>
          <w:rFonts w:ascii="Lucida Console" w:hAnsi="Lucida Console"/>
          <w:sz w:val="18"/>
          <w:szCs w:val="18"/>
        </w:rPr>
        <w:t>quantile(</w:t>
      </w:r>
      <w:proofErr w:type="spellStart"/>
      <w:proofErr w:type="gramEnd"/>
      <w:r w:rsidRPr="00C47340">
        <w:rPr>
          <w:rFonts w:ascii="Lucida Console" w:hAnsi="Lucida Console"/>
          <w:sz w:val="18"/>
          <w:szCs w:val="18"/>
        </w:rPr>
        <w:t>x,probs</w:t>
      </w:r>
      <w:proofErr w:type="spellEnd"/>
      <w:r w:rsidRPr="00C47340">
        <w:rPr>
          <w:rFonts w:ascii="Lucida Console" w:hAnsi="Lucida Console"/>
          <w:sz w:val="18"/>
          <w:szCs w:val="18"/>
        </w:rPr>
        <w:t xml:space="preserve"> = 0.05)</w:t>
      </w:r>
    </w:p>
    <w:p w14:paraId="699A10C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g&lt;-</w:t>
      </w:r>
      <w:proofErr w:type="gramStart"/>
      <w:r w:rsidRPr="00C47340">
        <w:rPr>
          <w:rFonts w:ascii="Lucida Console" w:hAnsi="Lucida Console"/>
          <w:sz w:val="18"/>
          <w:szCs w:val="18"/>
        </w:rPr>
        <w:t>quantile(</w:t>
      </w:r>
      <w:proofErr w:type="spellStart"/>
      <w:proofErr w:type="gramEnd"/>
      <w:r w:rsidRPr="00C47340">
        <w:rPr>
          <w:rFonts w:ascii="Lucida Console" w:hAnsi="Lucida Console"/>
          <w:sz w:val="18"/>
          <w:szCs w:val="18"/>
        </w:rPr>
        <w:t>x,probs</w:t>
      </w:r>
      <w:proofErr w:type="spellEnd"/>
      <w:r w:rsidRPr="00C47340">
        <w:rPr>
          <w:rFonts w:ascii="Lucida Console" w:hAnsi="Lucida Console"/>
          <w:sz w:val="18"/>
          <w:szCs w:val="18"/>
        </w:rPr>
        <w:t xml:space="preserve"> = 0.95)</w:t>
      </w:r>
    </w:p>
    <w:p w14:paraId="5681F93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cat(</w:t>
      </w:r>
      <w:proofErr w:type="gramEnd"/>
      <w:r w:rsidRPr="00C47340">
        <w:rPr>
          <w:rFonts w:ascii="Lucida Console" w:hAnsi="Lucida Console"/>
          <w:sz w:val="18"/>
          <w:szCs w:val="18"/>
        </w:rPr>
        <w:t>"mean:" ,a, "median:" ,b, "min:" ,c, "max" ,d, "</w:t>
      </w:r>
      <w:proofErr w:type="spellStart"/>
      <w:r w:rsidRPr="00C47340">
        <w:rPr>
          <w:rFonts w:ascii="Lucida Console" w:hAnsi="Lucida Console"/>
          <w:sz w:val="18"/>
          <w:szCs w:val="18"/>
        </w:rPr>
        <w:t>sd</w:t>
      </w:r>
      <w:proofErr w:type="spellEnd"/>
      <w:r w:rsidRPr="00C47340">
        <w:rPr>
          <w:rFonts w:ascii="Lucida Console" w:hAnsi="Lucida Console"/>
          <w:sz w:val="18"/>
          <w:szCs w:val="18"/>
        </w:rPr>
        <w:t>:",</w:t>
      </w:r>
      <w:proofErr w:type="spellStart"/>
      <w:r w:rsidRPr="00C47340">
        <w:rPr>
          <w:rFonts w:ascii="Lucida Console" w:hAnsi="Lucida Console"/>
          <w:sz w:val="18"/>
          <w:szCs w:val="18"/>
        </w:rPr>
        <w:t>e,"quantile</w:t>
      </w:r>
      <w:proofErr w:type="spellEnd"/>
      <w:r w:rsidRPr="00C47340">
        <w:rPr>
          <w:rFonts w:ascii="Lucida Console" w:hAnsi="Lucida Console"/>
          <w:sz w:val="18"/>
          <w:szCs w:val="18"/>
        </w:rPr>
        <w:t>(0.05-0.95):",f,"--",g)</w:t>
      </w:r>
    </w:p>
    <w:p w14:paraId="534337F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
    <w:p w14:paraId="54C67E9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lastRenderedPageBreak/>
        <w:t>}</w:t>
      </w:r>
    </w:p>
    <w:p w14:paraId="5DF2E60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statsVG</w:t>
      </w:r>
      <w:proofErr w:type="spellEnd"/>
      <w:r w:rsidRPr="00C47340">
        <w:rPr>
          <w:rFonts w:ascii="Lucida Console" w:hAnsi="Lucida Console"/>
          <w:sz w:val="18"/>
          <w:szCs w:val="18"/>
        </w:rPr>
        <w:t>(</w:t>
      </w:r>
      <w:proofErr w:type="spellStart"/>
      <w:r w:rsidRPr="00C47340">
        <w:rPr>
          <w:rFonts w:ascii="Lucida Console" w:hAnsi="Lucida Console"/>
          <w:sz w:val="18"/>
          <w:szCs w:val="18"/>
        </w:rPr>
        <w:t>genreSalesTotal$naSales</w:t>
      </w:r>
      <w:proofErr w:type="spellEnd"/>
      <w:r w:rsidRPr="00C47340">
        <w:rPr>
          <w:rFonts w:ascii="Lucida Console" w:hAnsi="Lucida Console"/>
          <w:sz w:val="18"/>
          <w:szCs w:val="18"/>
        </w:rPr>
        <w:t>)</w:t>
      </w:r>
    </w:p>
    <w:p w14:paraId="4A6F9AD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statsVG</w:t>
      </w:r>
      <w:proofErr w:type="spellEnd"/>
      <w:r w:rsidRPr="00C47340">
        <w:rPr>
          <w:rFonts w:ascii="Lucida Console" w:hAnsi="Lucida Console"/>
          <w:sz w:val="18"/>
          <w:szCs w:val="18"/>
        </w:rPr>
        <w:t>(</w:t>
      </w:r>
      <w:proofErr w:type="spellStart"/>
      <w:r w:rsidRPr="00C47340">
        <w:rPr>
          <w:rFonts w:ascii="Lucida Console" w:hAnsi="Lucida Console"/>
          <w:sz w:val="18"/>
          <w:szCs w:val="18"/>
        </w:rPr>
        <w:t>genreSalesTotal$euSales</w:t>
      </w:r>
      <w:proofErr w:type="spellEnd"/>
      <w:r w:rsidRPr="00C47340">
        <w:rPr>
          <w:rFonts w:ascii="Lucida Console" w:hAnsi="Lucida Console"/>
          <w:sz w:val="18"/>
          <w:szCs w:val="18"/>
        </w:rPr>
        <w:t>)</w:t>
      </w:r>
    </w:p>
    <w:p w14:paraId="369342EE"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statsVG</w:t>
      </w:r>
      <w:proofErr w:type="spellEnd"/>
      <w:r w:rsidRPr="00C47340">
        <w:rPr>
          <w:rFonts w:ascii="Lucida Console" w:hAnsi="Lucida Console"/>
          <w:sz w:val="18"/>
          <w:szCs w:val="18"/>
        </w:rPr>
        <w:t>(</w:t>
      </w:r>
      <w:proofErr w:type="spellStart"/>
      <w:r w:rsidRPr="00C47340">
        <w:rPr>
          <w:rFonts w:ascii="Lucida Console" w:hAnsi="Lucida Console"/>
          <w:sz w:val="18"/>
          <w:szCs w:val="18"/>
        </w:rPr>
        <w:t>genreSalesTotal$jpSales</w:t>
      </w:r>
      <w:proofErr w:type="spellEnd"/>
      <w:r w:rsidRPr="00C47340">
        <w:rPr>
          <w:rFonts w:ascii="Lucida Console" w:hAnsi="Lucida Console"/>
          <w:sz w:val="18"/>
          <w:szCs w:val="18"/>
        </w:rPr>
        <w:t>)</w:t>
      </w:r>
    </w:p>
    <w:p w14:paraId="4A7B79BB"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statsVG</w:t>
      </w:r>
      <w:proofErr w:type="spellEnd"/>
      <w:r w:rsidRPr="00C47340">
        <w:rPr>
          <w:rFonts w:ascii="Lucida Console" w:hAnsi="Lucida Console"/>
          <w:sz w:val="18"/>
          <w:szCs w:val="18"/>
        </w:rPr>
        <w:t>(</w:t>
      </w:r>
      <w:proofErr w:type="spellStart"/>
      <w:r w:rsidRPr="00C47340">
        <w:rPr>
          <w:rFonts w:ascii="Lucida Console" w:hAnsi="Lucida Console"/>
          <w:sz w:val="18"/>
          <w:szCs w:val="18"/>
        </w:rPr>
        <w:t>genreSalesTotal$otherSales</w:t>
      </w:r>
      <w:proofErr w:type="spellEnd"/>
      <w:r w:rsidRPr="00C47340">
        <w:rPr>
          <w:rFonts w:ascii="Lucida Console" w:hAnsi="Lucida Console"/>
          <w:sz w:val="18"/>
          <w:szCs w:val="18"/>
        </w:rPr>
        <w:t>)</w:t>
      </w:r>
    </w:p>
    <w:p w14:paraId="7DF9C98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#creating a bar graph to compare genre success based on region</w:t>
      </w:r>
    </w:p>
    <w:p w14:paraId="72B554F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gGlobal</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GenreSalesGlobal</w:t>
      </w:r>
      <w:proofErr w:type="spellEnd"/>
      <w:r w:rsidRPr="00C47340">
        <w:rPr>
          <w:rFonts w:ascii="Lucida Console" w:hAnsi="Lucida Console"/>
          <w:sz w:val="18"/>
          <w:szCs w:val="18"/>
        </w:rPr>
        <w:t xml:space="preserve">, </w:t>
      </w:r>
      <w:proofErr w:type="spellStart"/>
      <w:r w:rsidRPr="00C47340">
        <w:rPr>
          <w:rFonts w:ascii="Lucida Console" w:hAnsi="Lucida Console"/>
          <w:sz w:val="18"/>
          <w:szCs w:val="18"/>
        </w:rPr>
        <w:t>aes</w:t>
      </w:r>
      <w:proofErr w:type="spellEnd"/>
      <w:r w:rsidRPr="00C47340">
        <w:rPr>
          <w:rFonts w:ascii="Lucida Console" w:hAnsi="Lucida Console"/>
          <w:sz w:val="18"/>
          <w:szCs w:val="18"/>
        </w:rPr>
        <w:t>(x = reorder(genre, -</w:t>
      </w:r>
      <w:proofErr w:type="spellStart"/>
      <w:r w:rsidRPr="00C47340">
        <w:rPr>
          <w:rFonts w:ascii="Lucida Console" w:hAnsi="Lucida Console"/>
          <w:sz w:val="18"/>
          <w:szCs w:val="18"/>
        </w:rPr>
        <w:t>globalSales</w:t>
      </w:r>
      <w:proofErr w:type="spellEnd"/>
      <w:r w:rsidRPr="00C47340">
        <w:rPr>
          <w:rFonts w:ascii="Lucida Console" w:hAnsi="Lucida Console"/>
          <w:sz w:val="18"/>
          <w:szCs w:val="18"/>
        </w:rPr>
        <w:t>),y=</w:t>
      </w:r>
      <w:proofErr w:type="spellStart"/>
      <w:r w:rsidRPr="00C47340">
        <w:rPr>
          <w:rFonts w:ascii="Lucida Console" w:hAnsi="Lucida Console"/>
          <w:sz w:val="18"/>
          <w:szCs w:val="18"/>
        </w:rPr>
        <w:t>globalSales</w:t>
      </w:r>
      <w:proofErr w:type="spellEnd"/>
      <w:r w:rsidRPr="00C47340">
        <w:rPr>
          <w:rFonts w:ascii="Lucida Console" w:hAnsi="Lucida Console"/>
          <w:sz w:val="18"/>
          <w:szCs w:val="18"/>
        </w:rPr>
        <w:t xml:space="preserve">, fill = genre)) + </w:t>
      </w:r>
      <w:proofErr w:type="spellStart"/>
      <w:r w:rsidRPr="00C47340">
        <w:rPr>
          <w:rFonts w:ascii="Lucida Console" w:hAnsi="Lucida Console"/>
          <w:sz w:val="18"/>
          <w:szCs w:val="18"/>
        </w:rPr>
        <w:t>geom_bar</w:t>
      </w:r>
      <w:proofErr w:type="spellEnd"/>
      <w:r w:rsidRPr="00C47340">
        <w:rPr>
          <w:rFonts w:ascii="Lucida Console" w:hAnsi="Lucida Console"/>
          <w:sz w:val="18"/>
          <w:szCs w:val="18"/>
        </w:rPr>
        <w:t>(stat = "identity")</w:t>
      </w:r>
    </w:p>
    <w:p w14:paraId="318ABEBD"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gGlobal</w:t>
      </w:r>
      <w:proofErr w:type="spellEnd"/>
      <w:r w:rsidRPr="00C47340">
        <w:rPr>
          <w:rFonts w:ascii="Lucida Console" w:hAnsi="Lucida Console"/>
          <w:sz w:val="18"/>
          <w:szCs w:val="18"/>
        </w:rPr>
        <w:t>&lt;-</w:t>
      </w:r>
      <w:proofErr w:type="spellStart"/>
      <w:r w:rsidRPr="00C47340">
        <w:rPr>
          <w:rFonts w:ascii="Lucida Console" w:hAnsi="Lucida Console"/>
          <w:sz w:val="18"/>
          <w:szCs w:val="18"/>
        </w:rPr>
        <w:t>gGlobal</w:t>
      </w:r>
      <w:proofErr w:type="spellEnd"/>
      <w:r w:rsidRPr="00C47340">
        <w:rPr>
          <w:rFonts w:ascii="Lucida Console" w:hAnsi="Lucida Console"/>
          <w:sz w:val="18"/>
          <w:szCs w:val="18"/>
        </w:rPr>
        <w:t xml:space="preserve"> + </w:t>
      </w:r>
      <w:proofErr w:type="gramStart"/>
      <w:r w:rsidRPr="00C47340">
        <w:rPr>
          <w:rFonts w:ascii="Lucida Console" w:hAnsi="Lucida Console"/>
          <w:sz w:val="18"/>
          <w:szCs w:val="18"/>
        </w:rPr>
        <w:t>labs(</w:t>
      </w:r>
      <w:proofErr w:type="gramEnd"/>
      <w:r w:rsidRPr="00C47340">
        <w:rPr>
          <w:rFonts w:ascii="Lucida Console" w:hAnsi="Lucida Console"/>
          <w:sz w:val="18"/>
          <w:szCs w:val="18"/>
        </w:rPr>
        <w:t xml:space="preserve">y= 'Units Sales(millions)', x ='Video Game Genres') + </w:t>
      </w:r>
      <w:proofErr w:type="spellStart"/>
      <w:r w:rsidRPr="00C47340">
        <w:rPr>
          <w:rFonts w:ascii="Lucida Console" w:hAnsi="Lucida Console"/>
          <w:sz w:val="18"/>
          <w:szCs w:val="18"/>
        </w:rPr>
        <w:t>ggtitle</w:t>
      </w:r>
      <w:proofErr w:type="spellEnd"/>
      <w:r w:rsidRPr="00C47340">
        <w:rPr>
          <w:rFonts w:ascii="Lucida Console" w:hAnsi="Lucida Console"/>
          <w:sz w:val="18"/>
          <w:szCs w:val="18"/>
        </w:rPr>
        <w:t>('Video Game Units Sold by Genre')</w:t>
      </w:r>
    </w:p>
    <w:p w14:paraId="32C41521"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gGlobal</w:t>
      </w:r>
      <w:proofErr w:type="spellEnd"/>
      <w:r w:rsidRPr="00C47340">
        <w:rPr>
          <w:rFonts w:ascii="Lucida Console" w:hAnsi="Lucida Console"/>
          <w:sz w:val="18"/>
          <w:szCs w:val="18"/>
        </w:rPr>
        <w:t>&lt;-</w:t>
      </w:r>
      <w:proofErr w:type="spellStart"/>
      <w:r w:rsidRPr="00C47340">
        <w:rPr>
          <w:rFonts w:ascii="Lucida Console" w:hAnsi="Lucida Console"/>
          <w:sz w:val="18"/>
          <w:szCs w:val="18"/>
        </w:rPr>
        <w:t>gGlobal</w:t>
      </w:r>
      <w:proofErr w:type="spellEnd"/>
      <w:r w:rsidRPr="00C47340">
        <w:rPr>
          <w:rFonts w:ascii="Lucida Console" w:hAnsi="Lucida Console"/>
          <w:sz w:val="18"/>
          <w:szCs w:val="18"/>
        </w:rPr>
        <w:t xml:space="preserve"> + </w:t>
      </w:r>
      <w:proofErr w:type="gramStart"/>
      <w:r w:rsidRPr="00C47340">
        <w:rPr>
          <w:rFonts w:ascii="Lucida Console" w:hAnsi="Lucida Console"/>
          <w:sz w:val="18"/>
          <w:szCs w:val="18"/>
        </w:rPr>
        <w:t>theme(</w:t>
      </w:r>
      <w:proofErr w:type="spellStart"/>
      <w:proofErr w:type="gramEnd"/>
      <w:r w:rsidRPr="00C47340">
        <w:rPr>
          <w:rFonts w:ascii="Lucida Console" w:hAnsi="Lucida Console"/>
          <w:sz w:val="18"/>
          <w:szCs w:val="18"/>
        </w:rPr>
        <w:t>axis.text.x</w:t>
      </w:r>
      <w:proofErr w:type="spellEnd"/>
      <w:r w:rsidRPr="00C47340">
        <w:rPr>
          <w:rFonts w:ascii="Lucida Console" w:hAnsi="Lucida Console"/>
          <w:sz w:val="18"/>
          <w:szCs w:val="18"/>
        </w:rPr>
        <w:t xml:space="preserve"> = </w:t>
      </w:r>
      <w:proofErr w:type="spellStart"/>
      <w:r w:rsidRPr="00C47340">
        <w:rPr>
          <w:rFonts w:ascii="Lucida Console" w:hAnsi="Lucida Console"/>
          <w:sz w:val="18"/>
          <w:szCs w:val="18"/>
        </w:rPr>
        <w:t>element_text</w:t>
      </w:r>
      <w:proofErr w:type="spellEnd"/>
      <w:r w:rsidRPr="00C47340">
        <w:rPr>
          <w:rFonts w:ascii="Lucida Console" w:hAnsi="Lucida Console"/>
          <w:sz w:val="18"/>
          <w:szCs w:val="18"/>
        </w:rPr>
        <w:t xml:space="preserve">(angle = 90, </w:t>
      </w:r>
      <w:proofErr w:type="spellStart"/>
      <w:r w:rsidRPr="00C47340">
        <w:rPr>
          <w:rFonts w:ascii="Lucida Console" w:hAnsi="Lucida Console"/>
          <w:sz w:val="18"/>
          <w:szCs w:val="18"/>
        </w:rPr>
        <w:t>hjust</w:t>
      </w:r>
      <w:proofErr w:type="spellEnd"/>
      <w:r w:rsidRPr="00C47340">
        <w:rPr>
          <w:rFonts w:ascii="Lucida Console" w:hAnsi="Lucida Console"/>
          <w:sz w:val="18"/>
          <w:szCs w:val="18"/>
        </w:rPr>
        <w:t xml:space="preserve"> = 0.5)) </w:t>
      </w:r>
    </w:p>
    <w:p w14:paraId="276B5CD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gGlobal</w:t>
      </w:r>
      <w:proofErr w:type="spellEnd"/>
    </w:p>
    <w:p w14:paraId="5CD68E3C"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#create a bar graph to show sales by genre across markets</w:t>
      </w:r>
    </w:p>
    <w:p w14:paraId="2E1B689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#make row names into a column called genre</w:t>
      </w:r>
    </w:p>
    <w:p w14:paraId="6C89408D"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genreSalesTotal$genre</w:t>
      </w:r>
      <w:proofErr w:type="spellEnd"/>
      <w:r w:rsidRPr="00C47340">
        <w:rPr>
          <w:rFonts w:ascii="Lucida Console" w:hAnsi="Lucida Console"/>
          <w:sz w:val="18"/>
          <w:szCs w:val="18"/>
        </w:rPr>
        <w:t>&lt;-</w:t>
      </w:r>
      <w:proofErr w:type="spellStart"/>
      <w:r w:rsidRPr="00C47340">
        <w:rPr>
          <w:rFonts w:ascii="Lucida Console" w:hAnsi="Lucida Console"/>
          <w:sz w:val="18"/>
          <w:szCs w:val="18"/>
        </w:rPr>
        <w:t>rownames</w:t>
      </w:r>
      <w:proofErr w:type="spellEnd"/>
      <w:r w:rsidRPr="00C47340">
        <w:rPr>
          <w:rFonts w:ascii="Lucida Console" w:hAnsi="Lucida Console"/>
          <w:sz w:val="18"/>
          <w:szCs w:val="18"/>
        </w:rPr>
        <w:t>(</w:t>
      </w:r>
      <w:proofErr w:type="spellStart"/>
      <w:r w:rsidRPr="00C47340">
        <w:rPr>
          <w:rFonts w:ascii="Lucida Console" w:hAnsi="Lucida Console"/>
          <w:sz w:val="18"/>
          <w:szCs w:val="18"/>
        </w:rPr>
        <w:t>genreSalesTotal</w:t>
      </w:r>
      <w:proofErr w:type="spellEnd"/>
      <w:r w:rsidRPr="00C47340">
        <w:rPr>
          <w:rFonts w:ascii="Lucida Console" w:hAnsi="Lucida Console"/>
          <w:sz w:val="18"/>
          <w:szCs w:val="18"/>
        </w:rPr>
        <w:t>)</w:t>
      </w:r>
    </w:p>
    <w:p w14:paraId="687E422E"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rownames</w:t>
      </w:r>
      <w:proofErr w:type="spellEnd"/>
      <w:r w:rsidRPr="00C47340">
        <w:rPr>
          <w:rFonts w:ascii="Lucida Console" w:hAnsi="Lucida Console"/>
          <w:sz w:val="18"/>
          <w:szCs w:val="18"/>
        </w:rPr>
        <w:t>(</w:t>
      </w:r>
      <w:proofErr w:type="spellStart"/>
      <w:r w:rsidRPr="00C47340">
        <w:rPr>
          <w:rFonts w:ascii="Lucida Console" w:hAnsi="Lucida Console"/>
          <w:sz w:val="18"/>
          <w:szCs w:val="18"/>
        </w:rPr>
        <w:t>genreSalesTotal</w:t>
      </w:r>
      <w:proofErr w:type="spellEnd"/>
      <w:r w:rsidRPr="00C47340">
        <w:rPr>
          <w:rFonts w:ascii="Lucida Console" w:hAnsi="Lucida Console"/>
          <w:sz w:val="18"/>
          <w:szCs w:val="18"/>
        </w:rPr>
        <w:t>)&lt;-NULL</w:t>
      </w:r>
    </w:p>
    <w:p w14:paraId="4EBDBA5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compare genre performance across markets</w:t>
      </w:r>
    </w:p>
    <w:p w14:paraId="5FA2C7C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market&lt;- </w:t>
      </w:r>
      <w:proofErr w:type="gramStart"/>
      <w:r w:rsidRPr="00C47340">
        <w:rPr>
          <w:rFonts w:ascii="Lucida Console" w:hAnsi="Lucida Console"/>
          <w:sz w:val="18"/>
          <w:szCs w:val="18"/>
        </w:rPr>
        <w:t>c(</w:t>
      </w:r>
      <w:proofErr w:type="gramEnd"/>
      <w:r w:rsidRPr="00C47340">
        <w:rPr>
          <w:rFonts w:ascii="Lucida Console" w:hAnsi="Lucida Console"/>
          <w:sz w:val="18"/>
          <w:szCs w:val="18"/>
        </w:rPr>
        <w:t>rep("</w:t>
      </w:r>
      <w:proofErr w:type="spellStart"/>
      <w:r w:rsidRPr="00C47340">
        <w:rPr>
          <w:rFonts w:ascii="Lucida Console" w:hAnsi="Lucida Console"/>
          <w:sz w:val="18"/>
          <w:szCs w:val="18"/>
        </w:rPr>
        <w:t>NaSales</w:t>
      </w:r>
      <w:proofErr w:type="spellEnd"/>
      <w:r w:rsidRPr="00C47340">
        <w:rPr>
          <w:rFonts w:ascii="Lucida Console" w:hAnsi="Lucida Console"/>
          <w:sz w:val="18"/>
          <w:szCs w:val="18"/>
        </w:rPr>
        <w:t>" , 12) , rep("</w:t>
      </w:r>
      <w:proofErr w:type="spellStart"/>
      <w:r w:rsidRPr="00C47340">
        <w:rPr>
          <w:rFonts w:ascii="Lucida Console" w:hAnsi="Lucida Console"/>
          <w:sz w:val="18"/>
          <w:szCs w:val="18"/>
        </w:rPr>
        <w:t>EUSales</w:t>
      </w:r>
      <w:proofErr w:type="spellEnd"/>
      <w:r w:rsidRPr="00C47340">
        <w:rPr>
          <w:rFonts w:ascii="Lucida Console" w:hAnsi="Lucida Console"/>
          <w:sz w:val="18"/>
          <w:szCs w:val="18"/>
        </w:rPr>
        <w:t>" , 12) , rep("</w:t>
      </w:r>
      <w:proofErr w:type="spellStart"/>
      <w:r w:rsidRPr="00C47340">
        <w:rPr>
          <w:rFonts w:ascii="Lucida Console" w:hAnsi="Lucida Console"/>
          <w:sz w:val="18"/>
          <w:szCs w:val="18"/>
        </w:rPr>
        <w:t>JPSales</w:t>
      </w:r>
      <w:proofErr w:type="spellEnd"/>
      <w:r w:rsidRPr="00C47340">
        <w:rPr>
          <w:rFonts w:ascii="Lucida Console" w:hAnsi="Lucida Console"/>
          <w:sz w:val="18"/>
          <w:szCs w:val="18"/>
        </w:rPr>
        <w:t>" , 12) , rep("</w:t>
      </w:r>
      <w:proofErr w:type="spellStart"/>
      <w:r w:rsidRPr="00C47340">
        <w:rPr>
          <w:rFonts w:ascii="Lucida Console" w:hAnsi="Lucida Console"/>
          <w:sz w:val="18"/>
          <w:szCs w:val="18"/>
        </w:rPr>
        <w:t>OtherSales</w:t>
      </w:r>
      <w:proofErr w:type="spellEnd"/>
      <w:r w:rsidRPr="00C47340">
        <w:rPr>
          <w:rFonts w:ascii="Lucida Console" w:hAnsi="Lucida Console"/>
          <w:sz w:val="18"/>
          <w:szCs w:val="18"/>
        </w:rPr>
        <w:t>" , 12) )</w:t>
      </w:r>
    </w:p>
    <w:p w14:paraId="02D779F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genre1 &lt;- </w:t>
      </w:r>
      <w:proofErr w:type="gramStart"/>
      <w:r w:rsidRPr="00C47340">
        <w:rPr>
          <w:rFonts w:ascii="Lucida Console" w:hAnsi="Lucida Console"/>
          <w:sz w:val="18"/>
          <w:szCs w:val="18"/>
        </w:rPr>
        <w:t>rep(</w:t>
      </w:r>
      <w:proofErr w:type="gramEnd"/>
      <w:r w:rsidRPr="00C47340">
        <w:rPr>
          <w:rFonts w:ascii="Lucida Console" w:hAnsi="Lucida Console"/>
          <w:sz w:val="18"/>
          <w:szCs w:val="18"/>
        </w:rPr>
        <w:t>c("Action" , "</w:t>
      </w:r>
      <w:proofErr w:type="spellStart"/>
      <w:r w:rsidRPr="00C47340">
        <w:rPr>
          <w:rFonts w:ascii="Lucida Console" w:hAnsi="Lucida Console"/>
          <w:sz w:val="18"/>
          <w:szCs w:val="18"/>
        </w:rPr>
        <w:t>Adventure","Fighting</w:t>
      </w:r>
      <w:proofErr w:type="spellEnd"/>
      <w:r w:rsidRPr="00C47340">
        <w:rPr>
          <w:rFonts w:ascii="Lucida Console" w:hAnsi="Lucida Console"/>
          <w:sz w:val="18"/>
          <w:szCs w:val="18"/>
        </w:rPr>
        <w:t>", "</w:t>
      </w:r>
      <w:proofErr w:type="spellStart"/>
      <w:r w:rsidRPr="00C47340">
        <w:rPr>
          <w:rFonts w:ascii="Lucida Console" w:hAnsi="Lucida Console"/>
          <w:sz w:val="18"/>
          <w:szCs w:val="18"/>
        </w:rPr>
        <w:t>Misc</w:t>
      </w:r>
      <w:proofErr w:type="spellEnd"/>
      <w:r w:rsidRPr="00C47340">
        <w:rPr>
          <w:rFonts w:ascii="Lucida Console" w:hAnsi="Lucida Console"/>
          <w:sz w:val="18"/>
          <w:szCs w:val="18"/>
        </w:rPr>
        <w:t>", "</w:t>
      </w:r>
      <w:proofErr w:type="spellStart"/>
      <w:r w:rsidRPr="00C47340">
        <w:rPr>
          <w:rFonts w:ascii="Lucida Console" w:hAnsi="Lucida Console"/>
          <w:sz w:val="18"/>
          <w:szCs w:val="18"/>
        </w:rPr>
        <w:t>Platform","Puzzle","Racing","Role</w:t>
      </w:r>
      <w:proofErr w:type="spellEnd"/>
      <w:r w:rsidRPr="00C47340">
        <w:rPr>
          <w:rFonts w:ascii="Lucida Console" w:hAnsi="Lucida Console"/>
          <w:sz w:val="18"/>
          <w:szCs w:val="18"/>
        </w:rPr>
        <w:t>-Playing",</w:t>
      </w:r>
    </w:p>
    <w:p w14:paraId="1F6E833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"Shooter", "</w:t>
      </w:r>
      <w:proofErr w:type="spellStart"/>
      <w:r w:rsidRPr="00C47340">
        <w:rPr>
          <w:rFonts w:ascii="Lucida Console" w:hAnsi="Lucida Console"/>
          <w:sz w:val="18"/>
          <w:szCs w:val="18"/>
        </w:rPr>
        <w:t>Simulation","sports</w:t>
      </w:r>
      <w:proofErr w:type="spellEnd"/>
      <w:r w:rsidRPr="00C47340">
        <w:rPr>
          <w:rFonts w:ascii="Lucida Console" w:hAnsi="Lucida Console"/>
          <w:sz w:val="18"/>
          <w:szCs w:val="18"/>
        </w:rPr>
        <w:t>", "Strategy"</w:t>
      </w:r>
      <w:proofErr w:type="gramStart"/>
      <w:r w:rsidRPr="00C47340">
        <w:rPr>
          <w:rFonts w:ascii="Lucida Console" w:hAnsi="Lucida Console"/>
          <w:sz w:val="18"/>
          <w:szCs w:val="18"/>
        </w:rPr>
        <w:t>) ,</w:t>
      </w:r>
      <w:proofErr w:type="gramEnd"/>
      <w:r w:rsidRPr="00C47340">
        <w:rPr>
          <w:rFonts w:ascii="Lucida Console" w:hAnsi="Lucida Console"/>
          <w:sz w:val="18"/>
          <w:szCs w:val="18"/>
        </w:rPr>
        <w:t xml:space="preserve"> 4)</w:t>
      </w:r>
    </w:p>
    <w:p w14:paraId="6DACE5A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Unit &lt;- </w:t>
      </w:r>
      <w:proofErr w:type="gramStart"/>
      <w:r w:rsidRPr="00C47340">
        <w:rPr>
          <w:rFonts w:ascii="Lucida Console" w:hAnsi="Lucida Console"/>
          <w:sz w:val="18"/>
          <w:szCs w:val="18"/>
        </w:rPr>
        <w:t>c(</w:t>
      </w:r>
      <w:proofErr w:type="gramEnd"/>
      <w:r w:rsidRPr="00C47340">
        <w:rPr>
          <w:rFonts w:ascii="Lucida Console" w:hAnsi="Lucida Console"/>
          <w:sz w:val="18"/>
          <w:szCs w:val="18"/>
        </w:rPr>
        <w:t>877.83,105.80,223.59,410.24,447.05,123.78,359.42,327.28,582.60,183.31,683.35,68.70,525.00,</w:t>
      </w:r>
    </w:p>
    <w:p w14:paraId="1CF3B84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64.13,101.32,215.98,201.63,50.78,238.39,188.06,313.27,113.38,376.85,45.34,159.95,52.07,</w:t>
      </w:r>
    </w:p>
    <w:p w14:paraId="4CF21A1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87.35,107.76,130.77,57.31,56.69,352.31,38.28,63.70,135.37,49.46,187.38,16.81,36.68,75.32,</w:t>
      </w:r>
    </w:p>
    <w:p w14:paraId="7EDFE66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51.59,12.55,77.27,59.61,102.69,31.52,134.97,11.36)</w:t>
      </w:r>
    </w:p>
    <w:p w14:paraId="6E97F06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data &lt;- </w:t>
      </w:r>
      <w:proofErr w:type="spellStart"/>
      <w:proofErr w:type="gramStart"/>
      <w:r w:rsidRPr="00C47340">
        <w:rPr>
          <w:rFonts w:ascii="Lucida Console" w:hAnsi="Lucida Console"/>
          <w:sz w:val="18"/>
          <w:szCs w:val="18"/>
        </w:rPr>
        <w:t>data.frame</w:t>
      </w:r>
      <w:proofErr w:type="spellEnd"/>
      <w:proofErr w:type="gramEnd"/>
      <w:r w:rsidRPr="00C47340">
        <w:rPr>
          <w:rFonts w:ascii="Lucida Console" w:hAnsi="Lucida Console"/>
          <w:sz w:val="18"/>
          <w:szCs w:val="18"/>
        </w:rPr>
        <w:t>(market,genre1,Unit)</w:t>
      </w:r>
    </w:p>
    <w:p w14:paraId="55EDEB7E"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marketGenre</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data, </w:t>
      </w:r>
      <w:proofErr w:type="spellStart"/>
      <w:r w:rsidRPr="00C47340">
        <w:rPr>
          <w:rFonts w:ascii="Lucida Console" w:hAnsi="Lucida Console"/>
          <w:sz w:val="18"/>
          <w:szCs w:val="18"/>
        </w:rPr>
        <w:t>aes</w:t>
      </w:r>
      <w:proofErr w:type="spellEnd"/>
      <w:r w:rsidRPr="00C47340">
        <w:rPr>
          <w:rFonts w:ascii="Lucida Console" w:hAnsi="Lucida Console"/>
          <w:sz w:val="18"/>
          <w:szCs w:val="18"/>
        </w:rPr>
        <w:t>(fill=genre1,y=Unit, x=</w:t>
      </w:r>
      <w:proofErr w:type="spellStart"/>
      <w:r w:rsidRPr="00C47340">
        <w:rPr>
          <w:rFonts w:ascii="Lucida Console" w:hAnsi="Lucida Console"/>
          <w:sz w:val="18"/>
          <w:szCs w:val="18"/>
        </w:rPr>
        <w:t>market,col</w:t>
      </w:r>
      <w:proofErr w:type="spellEnd"/>
      <w:r w:rsidRPr="00C47340">
        <w:rPr>
          <w:rFonts w:ascii="Lucida Console" w:hAnsi="Lucida Console"/>
          <w:sz w:val="18"/>
          <w:szCs w:val="18"/>
        </w:rPr>
        <w:t xml:space="preserve">= 'black')) + </w:t>
      </w:r>
    </w:p>
    <w:p w14:paraId="23701F6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geom_</w:t>
      </w:r>
      <w:proofErr w:type="gramStart"/>
      <w:r w:rsidRPr="00C47340">
        <w:rPr>
          <w:rFonts w:ascii="Lucida Console" w:hAnsi="Lucida Console"/>
          <w:sz w:val="18"/>
          <w:szCs w:val="18"/>
        </w:rPr>
        <w:t>bar</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position="dodge", stat="identity") + </w:t>
      </w:r>
      <w:proofErr w:type="spellStart"/>
      <w:r w:rsidRPr="00C47340">
        <w:rPr>
          <w:rFonts w:ascii="Lucida Console" w:hAnsi="Lucida Console"/>
          <w:sz w:val="18"/>
          <w:szCs w:val="18"/>
        </w:rPr>
        <w:t>scale_color_brewer</w:t>
      </w:r>
      <w:proofErr w:type="spellEnd"/>
      <w:r w:rsidRPr="00C47340">
        <w:rPr>
          <w:rFonts w:ascii="Lucida Console" w:hAnsi="Lucida Console"/>
          <w:sz w:val="18"/>
          <w:szCs w:val="18"/>
        </w:rPr>
        <w:t>(type = 'qual')</w:t>
      </w:r>
    </w:p>
    <w:p w14:paraId="1F71C26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marketGenre</w:t>
      </w:r>
      <w:proofErr w:type="spellEnd"/>
    </w:p>
    <w:p w14:paraId="6A3CD42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#TOP 3 GENRES:</w:t>
      </w:r>
    </w:p>
    <w:p w14:paraId="3AA375A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#EU: </w:t>
      </w:r>
      <w:proofErr w:type="gramStart"/>
      <w:r w:rsidRPr="00C47340">
        <w:rPr>
          <w:rFonts w:ascii="Lucida Console" w:hAnsi="Lucida Console"/>
          <w:sz w:val="18"/>
          <w:szCs w:val="18"/>
        </w:rPr>
        <w:t>1.Action</w:t>
      </w:r>
      <w:proofErr w:type="gramEnd"/>
      <w:r w:rsidRPr="00C47340">
        <w:rPr>
          <w:rFonts w:ascii="Lucida Console" w:hAnsi="Lucida Console"/>
          <w:sz w:val="18"/>
          <w:szCs w:val="18"/>
        </w:rPr>
        <w:t>, 2.Sports, and 3.Shooters</w:t>
      </w:r>
    </w:p>
    <w:p w14:paraId="2BE50B7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#JP: </w:t>
      </w:r>
      <w:proofErr w:type="gramStart"/>
      <w:r w:rsidRPr="00C47340">
        <w:rPr>
          <w:rFonts w:ascii="Lucida Console" w:hAnsi="Lucida Console"/>
          <w:sz w:val="18"/>
          <w:szCs w:val="18"/>
        </w:rPr>
        <w:t>1.Role</w:t>
      </w:r>
      <w:proofErr w:type="gramEnd"/>
      <w:r w:rsidRPr="00C47340">
        <w:rPr>
          <w:rFonts w:ascii="Lucida Console" w:hAnsi="Lucida Console"/>
          <w:sz w:val="18"/>
          <w:szCs w:val="18"/>
        </w:rPr>
        <w:t>-Playing, 2.Action, and 3.Sports</w:t>
      </w:r>
    </w:p>
    <w:p w14:paraId="0CF69E5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#NA: </w:t>
      </w:r>
      <w:proofErr w:type="gramStart"/>
      <w:r w:rsidRPr="00C47340">
        <w:rPr>
          <w:rFonts w:ascii="Lucida Console" w:hAnsi="Lucida Console"/>
          <w:sz w:val="18"/>
          <w:szCs w:val="18"/>
        </w:rPr>
        <w:t>1.Action</w:t>
      </w:r>
      <w:proofErr w:type="gramEnd"/>
      <w:r w:rsidRPr="00C47340">
        <w:rPr>
          <w:rFonts w:ascii="Lucida Console" w:hAnsi="Lucida Console"/>
          <w:sz w:val="18"/>
          <w:szCs w:val="18"/>
        </w:rPr>
        <w:t>, 2.Sports, and 3.Shooters</w:t>
      </w:r>
    </w:p>
    <w:p w14:paraId="6C263B7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#Other:</w:t>
      </w:r>
    </w:p>
    <w:p w14:paraId="11C40A5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#compare sales over time </w:t>
      </w:r>
    </w:p>
    <w:p w14:paraId="28CE6C3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#Create matrix of total sales in each market by year. NA'S included</w:t>
      </w:r>
    </w:p>
    <w:p w14:paraId="121AA9C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NAsalesByDate</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VG$NA_Sales,list</w:t>
      </w:r>
      <w:proofErr w:type="spellEnd"/>
      <w:r w:rsidRPr="00C47340">
        <w:rPr>
          <w:rFonts w:ascii="Lucida Console" w:hAnsi="Lucida Console"/>
          <w:sz w:val="18"/>
          <w:szCs w:val="18"/>
        </w:rPr>
        <w:t>(</w:t>
      </w:r>
      <w:proofErr w:type="spellStart"/>
      <w:r w:rsidRPr="00C47340">
        <w:rPr>
          <w:rFonts w:ascii="Lucida Console" w:hAnsi="Lucida Console"/>
          <w:sz w:val="18"/>
          <w:szCs w:val="18"/>
        </w:rPr>
        <w:t>VG$Year,VG$Genre</w:t>
      </w:r>
      <w:proofErr w:type="spellEnd"/>
      <w:r w:rsidRPr="00C47340">
        <w:rPr>
          <w:rFonts w:ascii="Lucida Console" w:hAnsi="Lucida Console"/>
          <w:sz w:val="18"/>
          <w:szCs w:val="18"/>
        </w:rPr>
        <w:t>),sum)</w:t>
      </w:r>
    </w:p>
    <w:p w14:paraId="23EF7CA0"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JPsalesByDate</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VG$JP_Sales,list</w:t>
      </w:r>
      <w:proofErr w:type="spellEnd"/>
      <w:r w:rsidRPr="00C47340">
        <w:rPr>
          <w:rFonts w:ascii="Lucida Console" w:hAnsi="Lucida Console"/>
          <w:sz w:val="18"/>
          <w:szCs w:val="18"/>
        </w:rPr>
        <w:t>(</w:t>
      </w:r>
      <w:proofErr w:type="spellStart"/>
      <w:r w:rsidRPr="00C47340">
        <w:rPr>
          <w:rFonts w:ascii="Lucida Console" w:hAnsi="Lucida Console"/>
          <w:sz w:val="18"/>
          <w:szCs w:val="18"/>
        </w:rPr>
        <w:t>VG$Year,VG$Genre</w:t>
      </w:r>
      <w:proofErr w:type="spellEnd"/>
      <w:r w:rsidRPr="00C47340">
        <w:rPr>
          <w:rFonts w:ascii="Lucida Console" w:hAnsi="Lucida Console"/>
          <w:sz w:val="18"/>
          <w:szCs w:val="18"/>
        </w:rPr>
        <w:t>),sum)</w:t>
      </w:r>
    </w:p>
    <w:p w14:paraId="358CD759"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EUsalesByDate</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tapply</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VG$EU_Sales,list</w:t>
      </w:r>
      <w:proofErr w:type="spellEnd"/>
      <w:r w:rsidRPr="00C47340">
        <w:rPr>
          <w:rFonts w:ascii="Lucida Console" w:hAnsi="Lucida Console"/>
          <w:sz w:val="18"/>
          <w:szCs w:val="18"/>
        </w:rPr>
        <w:t>(</w:t>
      </w:r>
      <w:proofErr w:type="spellStart"/>
      <w:r w:rsidRPr="00C47340">
        <w:rPr>
          <w:rFonts w:ascii="Lucida Console" w:hAnsi="Lucida Console"/>
          <w:sz w:val="18"/>
          <w:szCs w:val="18"/>
        </w:rPr>
        <w:t>VG$Year,VG$Genre</w:t>
      </w:r>
      <w:proofErr w:type="spellEnd"/>
      <w:r w:rsidRPr="00C47340">
        <w:rPr>
          <w:rFonts w:ascii="Lucida Console" w:hAnsi="Lucida Console"/>
          <w:sz w:val="18"/>
          <w:szCs w:val="18"/>
        </w:rPr>
        <w:t>),sum)</w:t>
      </w:r>
    </w:p>
    <w:p w14:paraId="772E474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OthersalesByDate&lt;-</w:t>
      </w:r>
      <w:proofErr w:type="gramStart"/>
      <w:r w:rsidRPr="00C47340">
        <w:rPr>
          <w:rFonts w:ascii="Lucida Console" w:hAnsi="Lucida Console"/>
          <w:sz w:val="18"/>
          <w:szCs w:val="18"/>
        </w:rPr>
        <w:t>tapply(</w:t>
      </w:r>
      <w:proofErr w:type="gramEnd"/>
      <w:r w:rsidRPr="00C47340">
        <w:rPr>
          <w:rFonts w:ascii="Lucida Console" w:hAnsi="Lucida Console"/>
          <w:sz w:val="18"/>
          <w:szCs w:val="18"/>
        </w:rPr>
        <w:t>VG$Other_Sales,list(VG$Year,VG$Genre),sum)</w:t>
      </w:r>
    </w:p>
    <w:p w14:paraId="45712F62"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#change NA'S to zeros</w:t>
      </w:r>
    </w:p>
    <w:p w14:paraId="22338C4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NAsalesByDate</w:t>
      </w:r>
      <w:proofErr w:type="spellEnd"/>
      <w:r w:rsidRPr="00C47340">
        <w:rPr>
          <w:rFonts w:ascii="Lucida Console" w:hAnsi="Lucida Console"/>
          <w:sz w:val="18"/>
          <w:szCs w:val="18"/>
        </w:rPr>
        <w:t>[</w:t>
      </w:r>
      <w:proofErr w:type="gramStart"/>
      <w:r w:rsidRPr="00C47340">
        <w:rPr>
          <w:rFonts w:ascii="Lucida Console" w:hAnsi="Lucida Console"/>
          <w:sz w:val="18"/>
          <w:szCs w:val="18"/>
        </w:rPr>
        <w:t>is.na(</w:t>
      </w:r>
      <w:proofErr w:type="spellStart"/>
      <w:proofErr w:type="gramEnd"/>
      <w:r w:rsidRPr="00C47340">
        <w:rPr>
          <w:rFonts w:ascii="Lucida Console" w:hAnsi="Lucida Console"/>
          <w:sz w:val="18"/>
          <w:szCs w:val="18"/>
        </w:rPr>
        <w:t>NAsalesByDate</w:t>
      </w:r>
      <w:proofErr w:type="spellEnd"/>
      <w:r w:rsidRPr="00C47340">
        <w:rPr>
          <w:rFonts w:ascii="Lucida Console" w:hAnsi="Lucida Console"/>
          <w:sz w:val="18"/>
          <w:szCs w:val="18"/>
        </w:rPr>
        <w:t>)]&lt;-0</w:t>
      </w:r>
    </w:p>
    <w:p w14:paraId="2E9888A9"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JPsalesByDate</w:t>
      </w:r>
      <w:proofErr w:type="spellEnd"/>
      <w:r w:rsidRPr="00C47340">
        <w:rPr>
          <w:rFonts w:ascii="Lucida Console" w:hAnsi="Lucida Console"/>
          <w:sz w:val="18"/>
          <w:szCs w:val="18"/>
        </w:rPr>
        <w:t>[</w:t>
      </w:r>
      <w:proofErr w:type="gramStart"/>
      <w:r w:rsidRPr="00C47340">
        <w:rPr>
          <w:rFonts w:ascii="Lucida Console" w:hAnsi="Lucida Console"/>
          <w:sz w:val="18"/>
          <w:szCs w:val="18"/>
        </w:rPr>
        <w:t>is.na(</w:t>
      </w:r>
      <w:proofErr w:type="spellStart"/>
      <w:proofErr w:type="gramEnd"/>
      <w:r w:rsidRPr="00C47340">
        <w:rPr>
          <w:rFonts w:ascii="Lucida Console" w:hAnsi="Lucida Console"/>
          <w:sz w:val="18"/>
          <w:szCs w:val="18"/>
        </w:rPr>
        <w:t>JPsalesByDate</w:t>
      </w:r>
      <w:proofErr w:type="spellEnd"/>
      <w:r w:rsidRPr="00C47340">
        <w:rPr>
          <w:rFonts w:ascii="Lucida Console" w:hAnsi="Lucida Console"/>
          <w:sz w:val="18"/>
          <w:szCs w:val="18"/>
        </w:rPr>
        <w:t>)]&lt;-0</w:t>
      </w:r>
    </w:p>
    <w:p w14:paraId="2CBF7637"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EUsalesByDate</w:t>
      </w:r>
      <w:proofErr w:type="spellEnd"/>
      <w:r w:rsidRPr="00C47340">
        <w:rPr>
          <w:rFonts w:ascii="Lucida Console" w:hAnsi="Lucida Console"/>
          <w:sz w:val="18"/>
          <w:szCs w:val="18"/>
        </w:rPr>
        <w:t>[</w:t>
      </w:r>
      <w:proofErr w:type="gramStart"/>
      <w:r w:rsidRPr="00C47340">
        <w:rPr>
          <w:rFonts w:ascii="Lucida Console" w:hAnsi="Lucida Console"/>
          <w:sz w:val="18"/>
          <w:szCs w:val="18"/>
        </w:rPr>
        <w:t>is.na(</w:t>
      </w:r>
      <w:proofErr w:type="spellStart"/>
      <w:proofErr w:type="gramEnd"/>
      <w:r w:rsidRPr="00C47340">
        <w:rPr>
          <w:rFonts w:ascii="Lucida Console" w:hAnsi="Lucida Console"/>
          <w:sz w:val="18"/>
          <w:szCs w:val="18"/>
        </w:rPr>
        <w:t>EUsalesByDate</w:t>
      </w:r>
      <w:proofErr w:type="spellEnd"/>
      <w:r w:rsidRPr="00C47340">
        <w:rPr>
          <w:rFonts w:ascii="Lucida Console" w:hAnsi="Lucida Console"/>
          <w:sz w:val="18"/>
          <w:szCs w:val="18"/>
        </w:rPr>
        <w:t>)]&lt;-0</w:t>
      </w:r>
    </w:p>
    <w:p w14:paraId="4826E602"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OthersalesByDate</w:t>
      </w:r>
      <w:proofErr w:type="spellEnd"/>
      <w:r w:rsidRPr="00C47340">
        <w:rPr>
          <w:rFonts w:ascii="Lucida Console" w:hAnsi="Lucida Console"/>
          <w:sz w:val="18"/>
          <w:szCs w:val="18"/>
        </w:rPr>
        <w:t>[</w:t>
      </w:r>
      <w:proofErr w:type="gramStart"/>
      <w:r w:rsidRPr="00C47340">
        <w:rPr>
          <w:rFonts w:ascii="Lucida Console" w:hAnsi="Lucida Console"/>
          <w:sz w:val="18"/>
          <w:szCs w:val="18"/>
        </w:rPr>
        <w:t>is.na(</w:t>
      </w:r>
      <w:proofErr w:type="spellStart"/>
      <w:proofErr w:type="gramEnd"/>
      <w:r w:rsidRPr="00C47340">
        <w:rPr>
          <w:rFonts w:ascii="Lucida Console" w:hAnsi="Lucida Console"/>
          <w:sz w:val="18"/>
          <w:szCs w:val="18"/>
        </w:rPr>
        <w:t>NAsalesByDate</w:t>
      </w:r>
      <w:proofErr w:type="spellEnd"/>
      <w:r w:rsidRPr="00C47340">
        <w:rPr>
          <w:rFonts w:ascii="Lucida Console" w:hAnsi="Lucida Console"/>
          <w:sz w:val="18"/>
          <w:szCs w:val="18"/>
        </w:rPr>
        <w:t>)]&lt;-0</w:t>
      </w:r>
    </w:p>
    <w:p w14:paraId="1752C64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#parce global data</w:t>
      </w:r>
    </w:p>
    <w:p w14:paraId="5D8C51D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VG&lt;-</w:t>
      </w:r>
      <w:proofErr w:type="spellStart"/>
      <w:proofErr w:type="gramStart"/>
      <w:r w:rsidRPr="00C47340">
        <w:rPr>
          <w:rFonts w:ascii="Lucida Console" w:hAnsi="Lucida Console"/>
          <w:sz w:val="18"/>
          <w:szCs w:val="18"/>
        </w:rPr>
        <w:t>na.omit</w:t>
      </w:r>
      <w:proofErr w:type="spellEnd"/>
      <w:proofErr w:type="gramEnd"/>
      <w:r w:rsidRPr="00C47340">
        <w:rPr>
          <w:rFonts w:ascii="Lucida Console" w:hAnsi="Lucida Console"/>
          <w:sz w:val="18"/>
          <w:szCs w:val="18"/>
        </w:rPr>
        <w:t>(VG)</w:t>
      </w:r>
    </w:p>
    <w:p w14:paraId="6B2BFDEA"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gGenreYear</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w:t>
      </w:r>
    </w:p>
    <w:p w14:paraId="11B8FA4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g80&lt;-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),Year FROM VG WHERE Year&lt;1990 group by Year")</w:t>
      </w:r>
    </w:p>
    <w:p w14:paraId="00669B2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g80</w:t>
      </w:r>
    </w:p>
    <w:p w14:paraId="7B5B492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g90&lt;-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),Year FROM VG WHERE Year&lt;2000 AND Year&gt;1989 group by Year")</w:t>
      </w:r>
    </w:p>
    <w:p w14:paraId="78129ED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g90</w:t>
      </w:r>
    </w:p>
    <w:p w14:paraId="7D65349C"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g00&lt;-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),Year FROM VG WHERE Year&lt;2010 AND Year&gt;1999 group by Year")</w:t>
      </w:r>
    </w:p>
    <w:p w14:paraId="2EA04B0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lastRenderedPageBreak/>
        <w:t>g00</w:t>
      </w:r>
    </w:p>
    <w:p w14:paraId="566ACC8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g10&lt;-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),Year FROM VG WHERE Year&lt;2021 AND Year&gt;2009 group by Year")</w:t>
      </w:r>
    </w:p>
    <w:p w14:paraId="5A34CBA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g10</w:t>
      </w:r>
    </w:p>
    <w:p w14:paraId="3675AE7E"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gTotal</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Year FROM VG group by Year")</w:t>
      </w:r>
    </w:p>
    <w:p w14:paraId="5BB3F60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gTotal</w:t>
      </w:r>
      <w:proofErr w:type="spellEnd"/>
    </w:p>
    <w:p w14:paraId="21F27E1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nintendoGlobal</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w:t>
      </w:r>
      <w:proofErr w:type="spellStart"/>
      <w:r w:rsidRPr="00C47340">
        <w:rPr>
          <w:rFonts w:ascii="Lucida Console" w:hAnsi="Lucida Console"/>
          <w:sz w:val="18"/>
          <w:szCs w:val="18"/>
        </w:rPr>
        <w:t>Publisher,Year</w:t>
      </w:r>
      <w:proofErr w:type="spellEnd"/>
      <w:r w:rsidRPr="00C47340">
        <w:rPr>
          <w:rFonts w:ascii="Lucida Console" w:hAnsi="Lucida Console"/>
          <w:sz w:val="18"/>
          <w:szCs w:val="18"/>
        </w:rPr>
        <w:t xml:space="preserve"> FROM VG WHERE Publisher = 'Nintendo' group by Year")</w:t>
      </w:r>
    </w:p>
    <w:p w14:paraId="6EDB91B1"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nintendoGlobal</w:t>
      </w:r>
      <w:proofErr w:type="spellEnd"/>
    </w:p>
    <w:p w14:paraId="787117A0"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nintendoNA</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NA_Sales</w:t>
      </w:r>
      <w:proofErr w:type="spellEnd"/>
      <w:r w:rsidRPr="00C47340">
        <w:rPr>
          <w:rFonts w:ascii="Lucida Console" w:hAnsi="Lucida Console"/>
          <w:sz w:val="18"/>
          <w:szCs w:val="18"/>
        </w:rPr>
        <w:t>),</w:t>
      </w:r>
      <w:proofErr w:type="spellStart"/>
      <w:r w:rsidRPr="00C47340">
        <w:rPr>
          <w:rFonts w:ascii="Lucida Console" w:hAnsi="Lucida Console"/>
          <w:sz w:val="18"/>
          <w:szCs w:val="18"/>
        </w:rPr>
        <w:t>Publisher,Year</w:t>
      </w:r>
      <w:proofErr w:type="spellEnd"/>
      <w:r w:rsidRPr="00C47340">
        <w:rPr>
          <w:rFonts w:ascii="Lucida Console" w:hAnsi="Lucida Console"/>
          <w:sz w:val="18"/>
          <w:szCs w:val="18"/>
        </w:rPr>
        <w:t xml:space="preserve"> FROM VG WHERE Publisher = 'Nintendo' group by Year")</w:t>
      </w:r>
    </w:p>
    <w:p w14:paraId="25A45DB9"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nintendoNA</w:t>
      </w:r>
      <w:proofErr w:type="spellEnd"/>
    </w:p>
    <w:p w14:paraId="2DAC3AC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nintendoJP</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JP_Sales</w:t>
      </w:r>
      <w:proofErr w:type="spellEnd"/>
      <w:r w:rsidRPr="00C47340">
        <w:rPr>
          <w:rFonts w:ascii="Lucida Console" w:hAnsi="Lucida Console"/>
          <w:sz w:val="18"/>
          <w:szCs w:val="18"/>
        </w:rPr>
        <w:t>),</w:t>
      </w:r>
      <w:proofErr w:type="spellStart"/>
      <w:r w:rsidRPr="00C47340">
        <w:rPr>
          <w:rFonts w:ascii="Lucida Console" w:hAnsi="Lucida Console"/>
          <w:sz w:val="18"/>
          <w:szCs w:val="18"/>
        </w:rPr>
        <w:t>Publisher,Year</w:t>
      </w:r>
      <w:proofErr w:type="spellEnd"/>
      <w:r w:rsidRPr="00C47340">
        <w:rPr>
          <w:rFonts w:ascii="Lucida Console" w:hAnsi="Lucida Console"/>
          <w:sz w:val="18"/>
          <w:szCs w:val="18"/>
        </w:rPr>
        <w:t xml:space="preserve"> FROM VG WHERE Publisher = 'Nintendo' group by Year")</w:t>
      </w:r>
    </w:p>
    <w:p w14:paraId="4357C37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nintendoJP</w:t>
      </w:r>
      <w:proofErr w:type="spellEnd"/>
    </w:p>
    <w:p w14:paraId="18F206D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nintendoEU</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EU_Sales</w:t>
      </w:r>
      <w:proofErr w:type="spellEnd"/>
      <w:r w:rsidRPr="00C47340">
        <w:rPr>
          <w:rFonts w:ascii="Lucida Console" w:hAnsi="Lucida Console"/>
          <w:sz w:val="18"/>
          <w:szCs w:val="18"/>
        </w:rPr>
        <w:t>),</w:t>
      </w:r>
      <w:proofErr w:type="spellStart"/>
      <w:r w:rsidRPr="00C47340">
        <w:rPr>
          <w:rFonts w:ascii="Lucida Console" w:hAnsi="Lucida Console"/>
          <w:sz w:val="18"/>
          <w:szCs w:val="18"/>
        </w:rPr>
        <w:t>Publisher,Year</w:t>
      </w:r>
      <w:proofErr w:type="spellEnd"/>
      <w:r w:rsidRPr="00C47340">
        <w:rPr>
          <w:rFonts w:ascii="Lucida Console" w:hAnsi="Lucida Console"/>
          <w:sz w:val="18"/>
          <w:szCs w:val="18"/>
        </w:rPr>
        <w:t xml:space="preserve"> FROM VG WHERE Publisher = 'Nintendo' group by Year")</w:t>
      </w:r>
    </w:p>
    <w:p w14:paraId="17FD4DCF"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nintendoEU</w:t>
      </w:r>
      <w:proofErr w:type="spellEnd"/>
    </w:p>
    <w:p w14:paraId="6B9EC0A9"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nintendoOther</w:t>
      </w:r>
      <w:proofErr w:type="spellEnd"/>
      <w:r w:rsidRPr="00C47340">
        <w:rPr>
          <w:rFonts w:ascii="Lucida Console" w:hAnsi="Lucida Console"/>
          <w:sz w:val="18"/>
          <w:szCs w:val="18"/>
        </w:rPr>
        <w:t>&lt;-</w:t>
      </w:r>
      <w:proofErr w:type="spellStart"/>
      <w:proofErr w:type="gramStart"/>
      <w:r w:rsidRPr="00C47340">
        <w:rPr>
          <w:rFonts w:ascii="Lucida Console" w:hAnsi="Lucida Console"/>
          <w:sz w:val="18"/>
          <w:szCs w:val="18"/>
        </w:rPr>
        <w:t>sqldf</w:t>
      </w:r>
      <w:proofErr w:type="spellEnd"/>
      <w:r w:rsidRPr="00C47340">
        <w:rPr>
          <w:rFonts w:ascii="Lucida Console" w:hAnsi="Lucida Console"/>
          <w:sz w:val="18"/>
          <w:szCs w:val="18"/>
        </w:rPr>
        <w:t>(</w:t>
      </w:r>
      <w:proofErr w:type="gramEnd"/>
      <w:r w:rsidRPr="00C47340">
        <w:rPr>
          <w:rFonts w:ascii="Lucida Console" w:hAnsi="Lucida Console"/>
          <w:sz w:val="18"/>
          <w:szCs w:val="18"/>
        </w:rPr>
        <w:t>"SELECT sum(</w:t>
      </w:r>
      <w:proofErr w:type="spellStart"/>
      <w:r w:rsidRPr="00C47340">
        <w:rPr>
          <w:rFonts w:ascii="Lucida Console" w:hAnsi="Lucida Console"/>
          <w:sz w:val="18"/>
          <w:szCs w:val="18"/>
        </w:rPr>
        <w:t>Other_Sales</w:t>
      </w:r>
      <w:proofErr w:type="spellEnd"/>
      <w:r w:rsidRPr="00C47340">
        <w:rPr>
          <w:rFonts w:ascii="Lucida Console" w:hAnsi="Lucida Console"/>
          <w:sz w:val="18"/>
          <w:szCs w:val="18"/>
        </w:rPr>
        <w:t>),</w:t>
      </w:r>
      <w:proofErr w:type="spellStart"/>
      <w:r w:rsidRPr="00C47340">
        <w:rPr>
          <w:rFonts w:ascii="Lucida Console" w:hAnsi="Lucida Console"/>
          <w:sz w:val="18"/>
          <w:szCs w:val="18"/>
        </w:rPr>
        <w:t>Publisher,Year</w:t>
      </w:r>
      <w:proofErr w:type="spellEnd"/>
      <w:r w:rsidRPr="00C47340">
        <w:rPr>
          <w:rFonts w:ascii="Lucida Console" w:hAnsi="Lucida Console"/>
          <w:sz w:val="18"/>
          <w:szCs w:val="18"/>
        </w:rPr>
        <w:t xml:space="preserve"> FROM VG WHERE Publisher = 'Nintendo' group by Year")</w:t>
      </w:r>
    </w:p>
    <w:p w14:paraId="4451F1A8"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nintendoOther</w:t>
      </w:r>
      <w:proofErr w:type="spellEnd"/>
    </w:p>
    <w:p w14:paraId="16B080F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nintendoTotal&lt;-as.</w:t>
      </w:r>
      <w:proofErr w:type="gramStart"/>
      <w:r w:rsidRPr="00C47340">
        <w:rPr>
          <w:rFonts w:ascii="Lucida Console" w:hAnsi="Lucida Console"/>
          <w:sz w:val="18"/>
          <w:szCs w:val="18"/>
        </w:rPr>
        <w:t>data.frame</w:t>
      </w:r>
      <w:proofErr w:type="gramEnd"/>
      <w:r w:rsidRPr="00C47340">
        <w:rPr>
          <w:rFonts w:ascii="Lucida Console" w:hAnsi="Lucida Console"/>
          <w:sz w:val="18"/>
          <w:szCs w:val="18"/>
        </w:rPr>
        <w:t>(nintendoNA,nintendoEU,nintendoJP,nintendoOther)</w:t>
      </w:r>
    </w:p>
    <w:p w14:paraId="0C51444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#rename axis </w:t>
      </w:r>
      <w:proofErr w:type="spellStart"/>
      <w:r w:rsidRPr="00C47340">
        <w:rPr>
          <w:rFonts w:ascii="Lucida Console" w:hAnsi="Lucida Console"/>
          <w:sz w:val="18"/>
          <w:szCs w:val="18"/>
        </w:rPr>
        <w:t>lables</w:t>
      </w:r>
      <w:proofErr w:type="spellEnd"/>
    </w:p>
    <w:p w14:paraId="24B50D85"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w:t>
      </w:r>
      <w:proofErr w:type="spellStart"/>
      <w:r w:rsidRPr="00C47340">
        <w:rPr>
          <w:rFonts w:ascii="Lucida Console" w:hAnsi="Lucida Console"/>
          <w:sz w:val="18"/>
          <w:szCs w:val="18"/>
        </w:rPr>
        <w:t>gTotal</w:t>
      </w:r>
      <w:proofErr w:type="spellEnd"/>
      <w:r w:rsidRPr="00C47340">
        <w:rPr>
          <w:rFonts w:ascii="Lucida Console" w:hAnsi="Lucida Console"/>
          <w:sz w:val="18"/>
          <w:szCs w:val="18"/>
        </w:rPr>
        <w:t>)&lt;-c("</w:t>
      </w:r>
      <w:proofErr w:type="spellStart"/>
      <w:r w:rsidRPr="00C47340">
        <w:rPr>
          <w:rFonts w:ascii="Lucida Console" w:hAnsi="Lucida Console"/>
          <w:sz w:val="18"/>
          <w:szCs w:val="18"/>
        </w:rPr>
        <w:t>Global_Sales","Year</w:t>
      </w:r>
      <w:proofErr w:type="spellEnd"/>
      <w:r w:rsidRPr="00C47340">
        <w:rPr>
          <w:rFonts w:ascii="Lucida Console" w:hAnsi="Lucida Console"/>
          <w:sz w:val="18"/>
          <w:szCs w:val="18"/>
        </w:rPr>
        <w:t>")</w:t>
      </w:r>
    </w:p>
    <w:p w14:paraId="50D463DC"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(g</w:t>
      </w:r>
      <w:proofErr w:type="gramStart"/>
      <w:r w:rsidRPr="00C47340">
        <w:rPr>
          <w:rFonts w:ascii="Lucida Console" w:hAnsi="Lucida Console"/>
          <w:sz w:val="18"/>
          <w:szCs w:val="18"/>
        </w:rPr>
        <w:t>80)&lt;</w:t>
      </w:r>
      <w:proofErr w:type="gramEnd"/>
      <w:r w:rsidRPr="00C47340">
        <w:rPr>
          <w:rFonts w:ascii="Lucida Console" w:hAnsi="Lucida Console"/>
          <w:sz w:val="18"/>
          <w:szCs w:val="18"/>
        </w:rPr>
        <w:t>-c("</w:t>
      </w:r>
      <w:proofErr w:type="spellStart"/>
      <w:r w:rsidRPr="00C47340">
        <w:rPr>
          <w:rFonts w:ascii="Lucida Console" w:hAnsi="Lucida Console"/>
          <w:sz w:val="18"/>
          <w:szCs w:val="18"/>
        </w:rPr>
        <w:t>Global_Sales","Year</w:t>
      </w:r>
      <w:proofErr w:type="spellEnd"/>
      <w:r w:rsidRPr="00C47340">
        <w:rPr>
          <w:rFonts w:ascii="Lucida Console" w:hAnsi="Lucida Console"/>
          <w:sz w:val="18"/>
          <w:szCs w:val="18"/>
        </w:rPr>
        <w:t>")</w:t>
      </w:r>
    </w:p>
    <w:p w14:paraId="7F07BFC4"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(g</w:t>
      </w:r>
      <w:proofErr w:type="gramStart"/>
      <w:r w:rsidRPr="00C47340">
        <w:rPr>
          <w:rFonts w:ascii="Lucida Console" w:hAnsi="Lucida Console"/>
          <w:sz w:val="18"/>
          <w:szCs w:val="18"/>
        </w:rPr>
        <w:t>90)&lt;</w:t>
      </w:r>
      <w:proofErr w:type="gramEnd"/>
      <w:r w:rsidRPr="00C47340">
        <w:rPr>
          <w:rFonts w:ascii="Lucida Console" w:hAnsi="Lucida Console"/>
          <w:sz w:val="18"/>
          <w:szCs w:val="18"/>
        </w:rPr>
        <w:t>-c("</w:t>
      </w:r>
      <w:proofErr w:type="spellStart"/>
      <w:r w:rsidRPr="00C47340">
        <w:rPr>
          <w:rFonts w:ascii="Lucida Console" w:hAnsi="Lucida Console"/>
          <w:sz w:val="18"/>
          <w:szCs w:val="18"/>
        </w:rPr>
        <w:t>Global_Sales","Year</w:t>
      </w:r>
      <w:proofErr w:type="spellEnd"/>
      <w:r w:rsidRPr="00C47340">
        <w:rPr>
          <w:rFonts w:ascii="Lucida Console" w:hAnsi="Lucida Console"/>
          <w:sz w:val="18"/>
          <w:szCs w:val="18"/>
        </w:rPr>
        <w:t>")</w:t>
      </w:r>
    </w:p>
    <w:p w14:paraId="6754C207"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(g</w:t>
      </w:r>
      <w:proofErr w:type="gramStart"/>
      <w:r w:rsidRPr="00C47340">
        <w:rPr>
          <w:rFonts w:ascii="Lucida Console" w:hAnsi="Lucida Console"/>
          <w:sz w:val="18"/>
          <w:szCs w:val="18"/>
        </w:rPr>
        <w:t>00)&lt;</w:t>
      </w:r>
      <w:proofErr w:type="gramEnd"/>
      <w:r w:rsidRPr="00C47340">
        <w:rPr>
          <w:rFonts w:ascii="Lucida Console" w:hAnsi="Lucida Console"/>
          <w:sz w:val="18"/>
          <w:szCs w:val="18"/>
        </w:rPr>
        <w:t>-c("</w:t>
      </w:r>
      <w:proofErr w:type="spellStart"/>
      <w:r w:rsidRPr="00C47340">
        <w:rPr>
          <w:rFonts w:ascii="Lucida Console" w:hAnsi="Lucida Console"/>
          <w:sz w:val="18"/>
          <w:szCs w:val="18"/>
        </w:rPr>
        <w:t>Global_Sales","Year</w:t>
      </w:r>
      <w:proofErr w:type="spellEnd"/>
      <w:r w:rsidRPr="00C47340">
        <w:rPr>
          <w:rFonts w:ascii="Lucida Console" w:hAnsi="Lucida Console"/>
          <w:sz w:val="18"/>
          <w:szCs w:val="18"/>
        </w:rPr>
        <w:t>")</w:t>
      </w:r>
    </w:p>
    <w:p w14:paraId="39A48240"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colnames</w:t>
      </w:r>
      <w:proofErr w:type="spellEnd"/>
      <w:r w:rsidRPr="00C47340">
        <w:rPr>
          <w:rFonts w:ascii="Lucida Console" w:hAnsi="Lucida Console"/>
          <w:sz w:val="18"/>
          <w:szCs w:val="18"/>
        </w:rPr>
        <w:t>(g</w:t>
      </w:r>
      <w:proofErr w:type="gramStart"/>
      <w:r w:rsidRPr="00C47340">
        <w:rPr>
          <w:rFonts w:ascii="Lucida Console" w:hAnsi="Lucida Console"/>
          <w:sz w:val="18"/>
          <w:szCs w:val="18"/>
        </w:rPr>
        <w:t>10)&lt;</w:t>
      </w:r>
      <w:proofErr w:type="gramEnd"/>
      <w:r w:rsidRPr="00C47340">
        <w:rPr>
          <w:rFonts w:ascii="Lucida Console" w:hAnsi="Lucida Console"/>
          <w:sz w:val="18"/>
          <w:szCs w:val="18"/>
        </w:rPr>
        <w:t>-c("</w:t>
      </w:r>
      <w:proofErr w:type="spellStart"/>
      <w:r w:rsidRPr="00C47340">
        <w:rPr>
          <w:rFonts w:ascii="Lucida Console" w:hAnsi="Lucida Console"/>
          <w:sz w:val="18"/>
          <w:szCs w:val="18"/>
        </w:rPr>
        <w:t>Global_Sales","Year</w:t>
      </w:r>
      <w:proofErr w:type="spellEnd"/>
      <w:r w:rsidRPr="00C47340">
        <w:rPr>
          <w:rFonts w:ascii="Lucida Console" w:hAnsi="Lucida Console"/>
          <w:sz w:val="18"/>
          <w:szCs w:val="18"/>
        </w:rPr>
        <w:t>")</w:t>
      </w:r>
    </w:p>
    <w:p w14:paraId="7725A6D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#plot the </w:t>
      </w:r>
      <w:proofErr w:type="gramStart"/>
      <w:r w:rsidRPr="00C47340">
        <w:rPr>
          <w:rFonts w:ascii="Lucida Console" w:hAnsi="Lucida Console"/>
          <w:sz w:val="18"/>
          <w:szCs w:val="18"/>
        </w:rPr>
        <w:t>time lines</w:t>
      </w:r>
      <w:proofErr w:type="gramEnd"/>
      <w:r w:rsidRPr="00C47340">
        <w:rPr>
          <w:rFonts w:ascii="Lucida Console" w:hAnsi="Lucida Console"/>
          <w:sz w:val="18"/>
          <w:szCs w:val="18"/>
        </w:rPr>
        <w:t xml:space="preserve"> of global sales </w:t>
      </w:r>
    </w:p>
    <w:p w14:paraId="7A7D8A6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g80P&lt;-</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g80,aes(y=</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x=Year, group = 1))+</w:t>
      </w:r>
      <w:proofErr w:type="spellStart"/>
      <w:r w:rsidRPr="00C47340">
        <w:rPr>
          <w:rFonts w:ascii="Lucida Console" w:hAnsi="Lucida Console"/>
          <w:sz w:val="18"/>
          <w:szCs w:val="18"/>
        </w:rPr>
        <w:t>geom_line</w:t>
      </w:r>
      <w:proofErr w:type="spellEnd"/>
      <w:r w:rsidRPr="00C47340">
        <w:rPr>
          <w:rFonts w:ascii="Lucida Console" w:hAnsi="Lucida Console"/>
          <w:sz w:val="18"/>
          <w:szCs w:val="18"/>
        </w:rPr>
        <w:t>()+</w:t>
      </w:r>
      <w:proofErr w:type="spellStart"/>
      <w:r w:rsidRPr="00C47340">
        <w:rPr>
          <w:rFonts w:ascii="Lucida Console" w:hAnsi="Lucida Console"/>
          <w:sz w:val="18"/>
          <w:szCs w:val="18"/>
        </w:rPr>
        <w:t>geom_point</w:t>
      </w:r>
      <w:proofErr w:type="spellEnd"/>
      <w:r w:rsidRPr="00C47340">
        <w:rPr>
          <w:rFonts w:ascii="Lucida Console" w:hAnsi="Lucida Console"/>
          <w:sz w:val="18"/>
          <w:szCs w:val="18"/>
        </w:rPr>
        <w:t>(data = g80)</w:t>
      </w:r>
    </w:p>
    <w:p w14:paraId="3D33493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g80P&lt;-g80P + </w:t>
      </w:r>
      <w:proofErr w:type="spellStart"/>
      <w:proofErr w:type="gramStart"/>
      <w:r w:rsidRPr="00C47340">
        <w:rPr>
          <w:rFonts w:ascii="Lucida Console" w:hAnsi="Lucida Console"/>
          <w:sz w:val="18"/>
          <w:szCs w:val="18"/>
        </w:rPr>
        <w:t>ggtitle</w:t>
      </w:r>
      <w:proofErr w:type="spellEnd"/>
      <w:r w:rsidRPr="00C47340">
        <w:rPr>
          <w:rFonts w:ascii="Lucida Console" w:hAnsi="Lucida Console"/>
          <w:sz w:val="18"/>
          <w:szCs w:val="18"/>
        </w:rPr>
        <w:t>(</w:t>
      </w:r>
      <w:proofErr w:type="gramEnd"/>
      <w:r w:rsidRPr="00C47340">
        <w:rPr>
          <w:rFonts w:ascii="Lucida Console" w:hAnsi="Lucida Console"/>
          <w:sz w:val="18"/>
          <w:szCs w:val="18"/>
        </w:rPr>
        <w:t>"Global Sales in the 1980's")</w:t>
      </w:r>
    </w:p>
    <w:p w14:paraId="738D8F6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g80P</w:t>
      </w:r>
    </w:p>
    <w:p w14:paraId="18C4933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g90P&lt;-</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g90,aes(y=</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x=Year, group = 1))+</w:t>
      </w:r>
      <w:proofErr w:type="spellStart"/>
      <w:r w:rsidRPr="00C47340">
        <w:rPr>
          <w:rFonts w:ascii="Lucida Console" w:hAnsi="Lucida Console"/>
          <w:sz w:val="18"/>
          <w:szCs w:val="18"/>
        </w:rPr>
        <w:t>geom_line</w:t>
      </w:r>
      <w:proofErr w:type="spellEnd"/>
      <w:r w:rsidRPr="00C47340">
        <w:rPr>
          <w:rFonts w:ascii="Lucida Console" w:hAnsi="Lucida Console"/>
          <w:sz w:val="18"/>
          <w:szCs w:val="18"/>
        </w:rPr>
        <w:t>(color="orchid")+</w:t>
      </w:r>
      <w:proofErr w:type="spellStart"/>
      <w:r w:rsidRPr="00C47340">
        <w:rPr>
          <w:rFonts w:ascii="Lucida Console" w:hAnsi="Lucida Console"/>
          <w:sz w:val="18"/>
          <w:szCs w:val="18"/>
        </w:rPr>
        <w:t>geom_point</w:t>
      </w:r>
      <w:proofErr w:type="spellEnd"/>
      <w:r w:rsidRPr="00C47340">
        <w:rPr>
          <w:rFonts w:ascii="Lucida Console" w:hAnsi="Lucida Console"/>
          <w:sz w:val="18"/>
          <w:szCs w:val="18"/>
        </w:rPr>
        <w:t>(color="</w:t>
      </w:r>
      <w:proofErr w:type="spellStart"/>
      <w:r w:rsidRPr="00C47340">
        <w:rPr>
          <w:rFonts w:ascii="Lucida Console" w:hAnsi="Lucida Console"/>
          <w:sz w:val="18"/>
          <w:szCs w:val="18"/>
        </w:rPr>
        <w:t>blue",data</w:t>
      </w:r>
      <w:proofErr w:type="spellEnd"/>
      <w:r w:rsidRPr="00C47340">
        <w:rPr>
          <w:rFonts w:ascii="Lucida Console" w:hAnsi="Lucida Console"/>
          <w:sz w:val="18"/>
          <w:szCs w:val="18"/>
        </w:rPr>
        <w:t xml:space="preserve"> = g90)</w:t>
      </w:r>
    </w:p>
    <w:p w14:paraId="485011B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g90P&lt;-g90P + </w:t>
      </w:r>
      <w:proofErr w:type="spellStart"/>
      <w:proofErr w:type="gramStart"/>
      <w:r w:rsidRPr="00C47340">
        <w:rPr>
          <w:rFonts w:ascii="Lucida Console" w:hAnsi="Lucida Console"/>
          <w:sz w:val="18"/>
          <w:szCs w:val="18"/>
        </w:rPr>
        <w:t>ggtitle</w:t>
      </w:r>
      <w:proofErr w:type="spellEnd"/>
      <w:r w:rsidRPr="00C47340">
        <w:rPr>
          <w:rFonts w:ascii="Lucida Console" w:hAnsi="Lucida Console"/>
          <w:sz w:val="18"/>
          <w:szCs w:val="18"/>
        </w:rPr>
        <w:t>(</w:t>
      </w:r>
      <w:proofErr w:type="gramEnd"/>
      <w:r w:rsidRPr="00C47340">
        <w:rPr>
          <w:rFonts w:ascii="Lucida Console" w:hAnsi="Lucida Console"/>
          <w:sz w:val="18"/>
          <w:szCs w:val="18"/>
        </w:rPr>
        <w:t>"Global Sales in the 1990's") + theme(</w:t>
      </w:r>
      <w:proofErr w:type="spellStart"/>
      <w:r w:rsidRPr="00C47340">
        <w:rPr>
          <w:rFonts w:ascii="Lucida Console" w:hAnsi="Lucida Console"/>
          <w:sz w:val="18"/>
          <w:szCs w:val="18"/>
        </w:rPr>
        <w:t>plot.title</w:t>
      </w:r>
      <w:proofErr w:type="spellEnd"/>
      <w:r w:rsidRPr="00C47340">
        <w:rPr>
          <w:rFonts w:ascii="Lucida Console" w:hAnsi="Lucida Console"/>
          <w:sz w:val="18"/>
          <w:szCs w:val="18"/>
        </w:rPr>
        <w:t>=</w:t>
      </w:r>
      <w:proofErr w:type="spellStart"/>
      <w:r w:rsidRPr="00C47340">
        <w:rPr>
          <w:rFonts w:ascii="Lucida Console" w:hAnsi="Lucida Console"/>
          <w:sz w:val="18"/>
          <w:szCs w:val="18"/>
        </w:rPr>
        <w:t>element_text</w:t>
      </w:r>
      <w:proofErr w:type="spellEnd"/>
      <w:r w:rsidRPr="00C47340">
        <w:rPr>
          <w:rFonts w:ascii="Lucida Console" w:hAnsi="Lucida Console"/>
          <w:sz w:val="18"/>
          <w:szCs w:val="18"/>
        </w:rPr>
        <w:t>(</w:t>
      </w:r>
      <w:proofErr w:type="spellStart"/>
      <w:r w:rsidRPr="00C47340">
        <w:rPr>
          <w:rFonts w:ascii="Lucida Console" w:hAnsi="Lucida Console"/>
          <w:sz w:val="18"/>
          <w:szCs w:val="18"/>
        </w:rPr>
        <w:t>hjust</w:t>
      </w:r>
      <w:proofErr w:type="spellEnd"/>
      <w:r w:rsidRPr="00C47340">
        <w:rPr>
          <w:rFonts w:ascii="Lucida Console" w:hAnsi="Lucida Console"/>
          <w:sz w:val="18"/>
          <w:szCs w:val="18"/>
        </w:rPr>
        <w:t>=.5))+</w:t>
      </w:r>
      <w:proofErr w:type="spellStart"/>
      <w:r w:rsidRPr="00C47340">
        <w:rPr>
          <w:rFonts w:ascii="Lucida Console" w:hAnsi="Lucida Console"/>
          <w:sz w:val="18"/>
          <w:szCs w:val="18"/>
        </w:rPr>
        <w:t>ylab</w:t>
      </w:r>
      <w:proofErr w:type="spellEnd"/>
      <w:r w:rsidRPr="00C47340">
        <w:rPr>
          <w:rFonts w:ascii="Lucida Console" w:hAnsi="Lucida Console"/>
          <w:sz w:val="18"/>
          <w:szCs w:val="18"/>
        </w:rPr>
        <w:t>("Global Sales in Millions")</w:t>
      </w:r>
    </w:p>
    <w:p w14:paraId="42C4CC42"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g90P</w:t>
      </w:r>
    </w:p>
    <w:p w14:paraId="12DCE8F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g00P&lt;-</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g00,aes(y=</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x=Year, group = 1))+</w:t>
      </w:r>
      <w:proofErr w:type="spellStart"/>
      <w:r w:rsidRPr="00C47340">
        <w:rPr>
          <w:rFonts w:ascii="Lucida Console" w:hAnsi="Lucida Console"/>
          <w:sz w:val="18"/>
          <w:szCs w:val="18"/>
        </w:rPr>
        <w:t>geom_line</w:t>
      </w:r>
      <w:proofErr w:type="spellEnd"/>
      <w:r w:rsidRPr="00C47340">
        <w:rPr>
          <w:rFonts w:ascii="Lucida Console" w:hAnsi="Lucida Console"/>
          <w:sz w:val="18"/>
          <w:szCs w:val="18"/>
        </w:rPr>
        <w:t>(color="orchid")+</w:t>
      </w:r>
      <w:proofErr w:type="spellStart"/>
      <w:r w:rsidRPr="00C47340">
        <w:rPr>
          <w:rFonts w:ascii="Lucida Console" w:hAnsi="Lucida Console"/>
          <w:sz w:val="18"/>
          <w:szCs w:val="18"/>
        </w:rPr>
        <w:t>geom_point</w:t>
      </w:r>
      <w:proofErr w:type="spellEnd"/>
      <w:r w:rsidRPr="00C47340">
        <w:rPr>
          <w:rFonts w:ascii="Lucida Console" w:hAnsi="Lucida Console"/>
          <w:sz w:val="18"/>
          <w:szCs w:val="18"/>
        </w:rPr>
        <w:t>(color="</w:t>
      </w:r>
      <w:proofErr w:type="spellStart"/>
      <w:r w:rsidRPr="00C47340">
        <w:rPr>
          <w:rFonts w:ascii="Lucida Console" w:hAnsi="Lucida Console"/>
          <w:sz w:val="18"/>
          <w:szCs w:val="18"/>
        </w:rPr>
        <w:t>blue",data</w:t>
      </w:r>
      <w:proofErr w:type="spellEnd"/>
      <w:r w:rsidRPr="00C47340">
        <w:rPr>
          <w:rFonts w:ascii="Lucida Console" w:hAnsi="Lucida Console"/>
          <w:sz w:val="18"/>
          <w:szCs w:val="18"/>
        </w:rPr>
        <w:t xml:space="preserve"> = g00)</w:t>
      </w:r>
    </w:p>
    <w:p w14:paraId="3FE19E7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g00P&lt;-g00P + </w:t>
      </w:r>
      <w:proofErr w:type="spellStart"/>
      <w:proofErr w:type="gramStart"/>
      <w:r w:rsidRPr="00C47340">
        <w:rPr>
          <w:rFonts w:ascii="Lucida Console" w:hAnsi="Lucida Console"/>
          <w:sz w:val="18"/>
          <w:szCs w:val="18"/>
        </w:rPr>
        <w:t>ggtitle</w:t>
      </w:r>
      <w:proofErr w:type="spellEnd"/>
      <w:r w:rsidRPr="00C47340">
        <w:rPr>
          <w:rFonts w:ascii="Lucida Console" w:hAnsi="Lucida Console"/>
          <w:sz w:val="18"/>
          <w:szCs w:val="18"/>
        </w:rPr>
        <w:t>(</w:t>
      </w:r>
      <w:proofErr w:type="gramEnd"/>
      <w:r w:rsidRPr="00C47340">
        <w:rPr>
          <w:rFonts w:ascii="Lucida Console" w:hAnsi="Lucida Console"/>
          <w:sz w:val="18"/>
          <w:szCs w:val="18"/>
        </w:rPr>
        <w:t>"Global Sales in the 2000's") + theme(</w:t>
      </w:r>
      <w:proofErr w:type="spellStart"/>
      <w:r w:rsidRPr="00C47340">
        <w:rPr>
          <w:rFonts w:ascii="Lucida Console" w:hAnsi="Lucida Console"/>
          <w:sz w:val="18"/>
          <w:szCs w:val="18"/>
        </w:rPr>
        <w:t>plot.title</w:t>
      </w:r>
      <w:proofErr w:type="spellEnd"/>
      <w:r w:rsidRPr="00C47340">
        <w:rPr>
          <w:rFonts w:ascii="Lucida Console" w:hAnsi="Lucida Console"/>
          <w:sz w:val="18"/>
          <w:szCs w:val="18"/>
        </w:rPr>
        <w:t>=</w:t>
      </w:r>
      <w:proofErr w:type="spellStart"/>
      <w:r w:rsidRPr="00C47340">
        <w:rPr>
          <w:rFonts w:ascii="Lucida Console" w:hAnsi="Lucida Console"/>
          <w:sz w:val="18"/>
          <w:szCs w:val="18"/>
        </w:rPr>
        <w:t>element_text</w:t>
      </w:r>
      <w:proofErr w:type="spellEnd"/>
      <w:r w:rsidRPr="00C47340">
        <w:rPr>
          <w:rFonts w:ascii="Lucida Console" w:hAnsi="Lucida Console"/>
          <w:sz w:val="18"/>
          <w:szCs w:val="18"/>
        </w:rPr>
        <w:t>(</w:t>
      </w:r>
      <w:proofErr w:type="spellStart"/>
      <w:r w:rsidRPr="00C47340">
        <w:rPr>
          <w:rFonts w:ascii="Lucida Console" w:hAnsi="Lucida Console"/>
          <w:sz w:val="18"/>
          <w:szCs w:val="18"/>
        </w:rPr>
        <w:t>hjust</w:t>
      </w:r>
      <w:proofErr w:type="spellEnd"/>
      <w:r w:rsidRPr="00C47340">
        <w:rPr>
          <w:rFonts w:ascii="Lucida Console" w:hAnsi="Lucida Console"/>
          <w:sz w:val="18"/>
          <w:szCs w:val="18"/>
        </w:rPr>
        <w:t>=.5))+</w:t>
      </w:r>
      <w:proofErr w:type="spellStart"/>
      <w:r w:rsidRPr="00C47340">
        <w:rPr>
          <w:rFonts w:ascii="Lucida Console" w:hAnsi="Lucida Console"/>
          <w:sz w:val="18"/>
          <w:szCs w:val="18"/>
        </w:rPr>
        <w:t>ylab</w:t>
      </w:r>
      <w:proofErr w:type="spellEnd"/>
      <w:r w:rsidRPr="00C47340">
        <w:rPr>
          <w:rFonts w:ascii="Lucida Console" w:hAnsi="Lucida Console"/>
          <w:sz w:val="18"/>
          <w:szCs w:val="18"/>
        </w:rPr>
        <w:t>("Global Sales in Millions")</w:t>
      </w:r>
    </w:p>
    <w:p w14:paraId="4D896CE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g00P</w:t>
      </w:r>
    </w:p>
    <w:p w14:paraId="52863D52" w14:textId="77777777" w:rsidR="00711D02" w:rsidRPr="00711D02" w:rsidRDefault="00711D02" w:rsidP="00711D02">
      <w:pPr>
        <w:rPr>
          <w:rFonts w:ascii="Lucida Console" w:hAnsi="Lucida Console"/>
          <w:sz w:val="18"/>
          <w:szCs w:val="18"/>
        </w:rPr>
      </w:pPr>
      <w:r w:rsidRPr="00711D02">
        <w:rPr>
          <w:rFonts w:ascii="Lucida Console" w:hAnsi="Lucida Console"/>
          <w:sz w:val="18"/>
          <w:szCs w:val="18"/>
        </w:rPr>
        <w:t>g10P&lt;-</w:t>
      </w:r>
      <w:proofErr w:type="spellStart"/>
      <w:proofErr w:type="gramStart"/>
      <w:r w:rsidRPr="00711D02">
        <w:rPr>
          <w:rFonts w:ascii="Lucida Console" w:hAnsi="Lucida Console"/>
          <w:sz w:val="18"/>
          <w:szCs w:val="18"/>
        </w:rPr>
        <w:t>ggplot</w:t>
      </w:r>
      <w:proofErr w:type="spellEnd"/>
      <w:r w:rsidRPr="00711D02">
        <w:rPr>
          <w:rFonts w:ascii="Lucida Console" w:hAnsi="Lucida Console"/>
          <w:sz w:val="18"/>
          <w:szCs w:val="18"/>
        </w:rPr>
        <w:t>(</w:t>
      </w:r>
      <w:proofErr w:type="gramEnd"/>
      <w:r w:rsidRPr="00711D02">
        <w:rPr>
          <w:rFonts w:ascii="Lucida Console" w:hAnsi="Lucida Console"/>
          <w:sz w:val="18"/>
          <w:szCs w:val="18"/>
        </w:rPr>
        <w:t>g10,aes(y=</w:t>
      </w:r>
      <w:proofErr w:type="spellStart"/>
      <w:r w:rsidRPr="00711D02">
        <w:rPr>
          <w:rFonts w:ascii="Lucida Console" w:hAnsi="Lucida Console"/>
          <w:sz w:val="18"/>
          <w:szCs w:val="18"/>
        </w:rPr>
        <w:t>Global_Sales</w:t>
      </w:r>
      <w:proofErr w:type="spellEnd"/>
      <w:r w:rsidRPr="00711D02">
        <w:rPr>
          <w:rFonts w:ascii="Lucida Console" w:hAnsi="Lucida Console"/>
          <w:sz w:val="18"/>
          <w:szCs w:val="18"/>
        </w:rPr>
        <w:t>, x=Year, group = 1))+</w:t>
      </w:r>
      <w:proofErr w:type="spellStart"/>
      <w:r w:rsidRPr="00711D02">
        <w:rPr>
          <w:rFonts w:ascii="Lucida Console" w:hAnsi="Lucida Console"/>
          <w:sz w:val="18"/>
          <w:szCs w:val="18"/>
        </w:rPr>
        <w:t>geom_line</w:t>
      </w:r>
      <w:proofErr w:type="spellEnd"/>
      <w:r w:rsidRPr="00711D02">
        <w:rPr>
          <w:rFonts w:ascii="Lucida Console" w:hAnsi="Lucida Console"/>
          <w:sz w:val="18"/>
          <w:szCs w:val="18"/>
        </w:rPr>
        <w:t>(color="orchid")+</w:t>
      </w:r>
      <w:proofErr w:type="spellStart"/>
      <w:r w:rsidRPr="00711D02">
        <w:rPr>
          <w:rFonts w:ascii="Lucida Console" w:hAnsi="Lucida Console"/>
          <w:sz w:val="18"/>
          <w:szCs w:val="18"/>
        </w:rPr>
        <w:t>geom_point</w:t>
      </w:r>
      <w:proofErr w:type="spellEnd"/>
      <w:r w:rsidRPr="00711D02">
        <w:rPr>
          <w:rFonts w:ascii="Lucida Console" w:hAnsi="Lucida Console"/>
          <w:sz w:val="18"/>
          <w:szCs w:val="18"/>
        </w:rPr>
        <w:t>(color="</w:t>
      </w:r>
      <w:proofErr w:type="spellStart"/>
      <w:r w:rsidRPr="00711D02">
        <w:rPr>
          <w:rFonts w:ascii="Lucida Console" w:hAnsi="Lucida Console"/>
          <w:sz w:val="18"/>
          <w:szCs w:val="18"/>
        </w:rPr>
        <w:t>blue",data</w:t>
      </w:r>
      <w:proofErr w:type="spellEnd"/>
      <w:r w:rsidRPr="00711D02">
        <w:rPr>
          <w:rFonts w:ascii="Lucida Console" w:hAnsi="Lucida Console"/>
          <w:sz w:val="18"/>
          <w:szCs w:val="18"/>
        </w:rPr>
        <w:t xml:space="preserve"> = g10)</w:t>
      </w:r>
    </w:p>
    <w:p w14:paraId="02EB59AB" w14:textId="77777777" w:rsidR="00711D02" w:rsidRPr="00711D02" w:rsidRDefault="00711D02" w:rsidP="00711D02">
      <w:pPr>
        <w:rPr>
          <w:rFonts w:ascii="Lucida Console" w:hAnsi="Lucida Console"/>
          <w:sz w:val="18"/>
          <w:szCs w:val="18"/>
        </w:rPr>
      </w:pPr>
      <w:r w:rsidRPr="00711D02">
        <w:rPr>
          <w:rFonts w:ascii="Lucida Console" w:hAnsi="Lucida Console"/>
          <w:sz w:val="18"/>
          <w:szCs w:val="18"/>
        </w:rPr>
        <w:t xml:space="preserve">g10P&lt;-g10P + </w:t>
      </w:r>
      <w:proofErr w:type="spellStart"/>
      <w:proofErr w:type="gramStart"/>
      <w:r w:rsidRPr="00711D02">
        <w:rPr>
          <w:rFonts w:ascii="Lucida Console" w:hAnsi="Lucida Console"/>
          <w:sz w:val="18"/>
          <w:szCs w:val="18"/>
        </w:rPr>
        <w:t>ggtitle</w:t>
      </w:r>
      <w:proofErr w:type="spellEnd"/>
      <w:r w:rsidRPr="00711D02">
        <w:rPr>
          <w:rFonts w:ascii="Lucida Console" w:hAnsi="Lucida Console"/>
          <w:sz w:val="18"/>
          <w:szCs w:val="18"/>
        </w:rPr>
        <w:t>(</w:t>
      </w:r>
      <w:proofErr w:type="gramEnd"/>
      <w:r w:rsidRPr="00711D02">
        <w:rPr>
          <w:rFonts w:ascii="Lucida Console" w:hAnsi="Lucida Console"/>
          <w:sz w:val="18"/>
          <w:szCs w:val="18"/>
        </w:rPr>
        <w:t>"Global Sales in the 2010's") + theme(</w:t>
      </w:r>
      <w:proofErr w:type="spellStart"/>
      <w:r w:rsidRPr="00711D02">
        <w:rPr>
          <w:rFonts w:ascii="Lucida Console" w:hAnsi="Lucida Console"/>
          <w:sz w:val="18"/>
          <w:szCs w:val="18"/>
        </w:rPr>
        <w:t>plot.title</w:t>
      </w:r>
      <w:proofErr w:type="spellEnd"/>
      <w:r w:rsidRPr="00711D02">
        <w:rPr>
          <w:rFonts w:ascii="Lucida Console" w:hAnsi="Lucida Console"/>
          <w:sz w:val="18"/>
          <w:szCs w:val="18"/>
        </w:rPr>
        <w:t>=</w:t>
      </w:r>
      <w:proofErr w:type="spellStart"/>
      <w:r w:rsidRPr="00711D02">
        <w:rPr>
          <w:rFonts w:ascii="Lucida Console" w:hAnsi="Lucida Console"/>
          <w:sz w:val="18"/>
          <w:szCs w:val="18"/>
        </w:rPr>
        <w:t>element_text</w:t>
      </w:r>
      <w:proofErr w:type="spellEnd"/>
      <w:r w:rsidRPr="00711D02">
        <w:rPr>
          <w:rFonts w:ascii="Lucida Console" w:hAnsi="Lucida Console"/>
          <w:sz w:val="18"/>
          <w:szCs w:val="18"/>
        </w:rPr>
        <w:t>(</w:t>
      </w:r>
      <w:proofErr w:type="spellStart"/>
      <w:r w:rsidRPr="00711D02">
        <w:rPr>
          <w:rFonts w:ascii="Lucida Console" w:hAnsi="Lucida Console"/>
          <w:sz w:val="18"/>
          <w:szCs w:val="18"/>
        </w:rPr>
        <w:t>hjust</w:t>
      </w:r>
      <w:proofErr w:type="spellEnd"/>
      <w:r w:rsidRPr="00711D02">
        <w:rPr>
          <w:rFonts w:ascii="Lucida Console" w:hAnsi="Lucida Console"/>
          <w:sz w:val="18"/>
          <w:szCs w:val="18"/>
        </w:rPr>
        <w:t>=.5))+</w:t>
      </w:r>
      <w:proofErr w:type="spellStart"/>
      <w:r w:rsidRPr="00711D02">
        <w:rPr>
          <w:rFonts w:ascii="Lucida Console" w:hAnsi="Lucida Console"/>
          <w:sz w:val="18"/>
          <w:szCs w:val="18"/>
        </w:rPr>
        <w:t>ylab</w:t>
      </w:r>
      <w:proofErr w:type="spellEnd"/>
      <w:r w:rsidRPr="00711D02">
        <w:rPr>
          <w:rFonts w:ascii="Lucida Console" w:hAnsi="Lucida Console"/>
          <w:sz w:val="18"/>
          <w:szCs w:val="18"/>
        </w:rPr>
        <w:t>("Global Sales in Millions")</w:t>
      </w:r>
    </w:p>
    <w:p w14:paraId="4852BCDB" w14:textId="19DBB7A9" w:rsidR="00D40E42" w:rsidRPr="00C47340" w:rsidRDefault="00711D02" w:rsidP="00711D02">
      <w:pPr>
        <w:rPr>
          <w:rFonts w:ascii="Lucida Console" w:hAnsi="Lucida Console"/>
          <w:sz w:val="18"/>
          <w:szCs w:val="18"/>
        </w:rPr>
      </w:pPr>
      <w:r w:rsidRPr="00711D02">
        <w:rPr>
          <w:rFonts w:ascii="Lucida Console" w:hAnsi="Lucida Console"/>
          <w:sz w:val="18"/>
          <w:szCs w:val="18"/>
        </w:rPr>
        <w:t>g10P</w:t>
      </w:r>
      <w:r w:rsidR="00D40E42" w:rsidRPr="00C47340">
        <w:rPr>
          <w:rFonts w:ascii="Lucida Console" w:hAnsi="Lucida Console"/>
          <w:sz w:val="18"/>
          <w:szCs w:val="18"/>
        </w:rPr>
        <w:t>gTotalP&lt;-</w:t>
      </w:r>
      <w:proofErr w:type="spellStart"/>
      <w:proofErr w:type="gramStart"/>
      <w:r w:rsidR="00D40E42" w:rsidRPr="00C47340">
        <w:rPr>
          <w:rFonts w:ascii="Lucida Console" w:hAnsi="Lucida Console"/>
          <w:sz w:val="18"/>
          <w:szCs w:val="18"/>
        </w:rPr>
        <w:t>ggplot</w:t>
      </w:r>
      <w:proofErr w:type="spellEnd"/>
      <w:r w:rsidR="00D40E42" w:rsidRPr="00C47340">
        <w:rPr>
          <w:rFonts w:ascii="Lucida Console" w:hAnsi="Lucida Console"/>
          <w:sz w:val="18"/>
          <w:szCs w:val="18"/>
        </w:rPr>
        <w:t>(</w:t>
      </w:r>
      <w:proofErr w:type="spellStart"/>
      <w:proofErr w:type="gramEnd"/>
      <w:r w:rsidR="00D40E42" w:rsidRPr="00C47340">
        <w:rPr>
          <w:rFonts w:ascii="Lucida Console" w:hAnsi="Lucida Console"/>
          <w:sz w:val="18"/>
          <w:szCs w:val="18"/>
        </w:rPr>
        <w:t>gTotal,aes</w:t>
      </w:r>
      <w:proofErr w:type="spellEnd"/>
      <w:r w:rsidR="00D40E42" w:rsidRPr="00C47340">
        <w:rPr>
          <w:rFonts w:ascii="Lucida Console" w:hAnsi="Lucida Console"/>
          <w:sz w:val="18"/>
          <w:szCs w:val="18"/>
        </w:rPr>
        <w:t>(y=</w:t>
      </w:r>
      <w:proofErr w:type="spellStart"/>
      <w:r w:rsidR="00D40E42" w:rsidRPr="00C47340">
        <w:rPr>
          <w:rFonts w:ascii="Lucida Console" w:hAnsi="Lucida Console"/>
          <w:sz w:val="18"/>
          <w:szCs w:val="18"/>
        </w:rPr>
        <w:t>Global_Sales</w:t>
      </w:r>
      <w:proofErr w:type="spellEnd"/>
      <w:r w:rsidR="00D40E42" w:rsidRPr="00C47340">
        <w:rPr>
          <w:rFonts w:ascii="Lucida Console" w:hAnsi="Lucida Console"/>
          <w:sz w:val="18"/>
          <w:szCs w:val="18"/>
        </w:rPr>
        <w:t>, x=Year, group = 1))+</w:t>
      </w:r>
      <w:proofErr w:type="spellStart"/>
      <w:r w:rsidR="00D40E42" w:rsidRPr="00C47340">
        <w:rPr>
          <w:rFonts w:ascii="Lucida Console" w:hAnsi="Lucida Console"/>
          <w:sz w:val="18"/>
          <w:szCs w:val="18"/>
        </w:rPr>
        <w:t>geom_line</w:t>
      </w:r>
      <w:proofErr w:type="spellEnd"/>
      <w:r w:rsidR="00D40E42" w:rsidRPr="00C47340">
        <w:rPr>
          <w:rFonts w:ascii="Lucida Console" w:hAnsi="Lucida Console"/>
          <w:sz w:val="18"/>
          <w:szCs w:val="18"/>
        </w:rPr>
        <w:t>(color="orchid")+</w:t>
      </w:r>
      <w:proofErr w:type="spellStart"/>
      <w:r w:rsidR="00D40E42" w:rsidRPr="00C47340">
        <w:rPr>
          <w:rFonts w:ascii="Lucida Console" w:hAnsi="Lucida Console"/>
          <w:sz w:val="18"/>
          <w:szCs w:val="18"/>
        </w:rPr>
        <w:t>geom_point</w:t>
      </w:r>
      <w:proofErr w:type="spellEnd"/>
      <w:r w:rsidR="00D40E42" w:rsidRPr="00C47340">
        <w:rPr>
          <w:rFonts w:ascii="Lucida Console" w:hAnsi="Lucida Console"/>
          <w:sz w:val="18"/>
          <w:szCs w:val="18"/>
        </w:rPr>
        <w:t>(color="</w:t>
      </w:r>
      <w:proofErr w:type="spellStart"/>
      <w:r w:rsidR="00D40E42" w:rsidRPr="00C47340">
        <w:rPr>
          <w:rFonts w:ascii="Lucida Console" w:hAnsi="Lucida Console"/>
          <w:sz w:val="18"/>
          <w:szCs w:val="18"/>
        </w:rPr>
        <w:t>blue",data</w:t>
      </w:r>
      <w:proofErr w:type="spellEnd"/>
      <w:r w:rsidR="00D40E42" w:rsidRPr="00C47340">
        <w:rPr>
          <w:rFonts w:ascii="Lucida Console" w:hAnsi="Lucida Console"/>
          <w:sz w:val="18"/>
          <w:szCs w:val="18"/>
        </w:rPr>
        <w:t xml:space="preserve"> = </w:t>
      </w:r>
      <w:proofErr w:type="spellStart"/>
      <w:r w:rsidR="00D40E42" w:rsidRPr="00C47340">
        <w:rPr>
          <w:rFonts w:ascii="Lucida Console" w:hAnsi="Lucida Console"/>
          <w:sz w:val="18"/>
          <w:szCs w:val="18"/>
        </w:rPr>
        <w:t>gTotal</w:t>
      </w:r>
      <w:proofErr w:type="spellEnd"/>
      <w:r w:rsidR="00D40E42" w:rsidRPr="00C47340">
        <w:rPr>
          <w:rFonts w:ascii="Lucida Console" w:hAnsi="Lucida Console"/>
          <w:sz w:val="18"/>
          <w:szCs w:val="18"/>
        </w:rPr>
        <w:t>)</w:t>
      </w:r>
    </w:p>
    <w:p w14:paraId="2923FD05"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gTotalP</w:t>
      </w:r>
      <w:proofErr w:type="spellEnd"/>
      <w:r w:rsidRPr="00C47340">
        <w:rPr>
          <w:rFonts w:ascii="Lucida Console" w:hAnsi="Lucida Console"/>
          <w:sz w:val="18"/>
          <w:szCs w:val="18"/>
        </w:rPr>
        <w:t>&lt;-</w:t>
      </w:r>
      <w:proofErr w:type="spellStart"/>
      <w:r w:rsidRPr="00C47340">
        <w:rPr>
          <w:rFonts w:ascii="Lucida Console" w:hAnsi="Lucida Console"/>
          <w:sz w:val="18"/>
          <w:szCs w:val="18"/>
        </w:rPr>
        <w:t>gTotalP</w:t>
      </w:r>
      <w:proofErr w:type="spellEnd"/>
      <w:r w:rsidRPr="00C47340">
        <w:rPr>
          <w:rFonts w:ascii="Lucida Console" w:hAnsi="Lucida Console"/>
          <w:sz w:val="18"/>
          <w:szCs w:val="18"/>
        </w:rPr>
        <w:t xml:space="preserve"> + </w:t>
      </w:r>
      <w:proofErr w:type="spellStart"/>
      <w:proofErr w:type="gramStart"/>
      <w:r w:rsidRPr="00C47340">
        <w:rPr>
          <w:rFonts w:ascii="Lucida Console" w:hAnsi="Lucida Console"/>
          <w:sz w:val="18"/>
          <w:szCs w:val="18"/>
        </w:rPr>
        <w:t>ggtitle</w:t>
      </w:r>
      <w:proofErr w:type="spellEnd"/>
      <w:r w:rsidRPr="00C47340">
        <w:rPr>
          <w:rFonts w:ascii="Lucida Console" w:hAnsi="Lucida Console"/>
          <w:sz w:val="18"/>
          <w:szCs w:val="18"/>
        </w:rPr>
        <w:t>(</w:t>
      </w:r>
      <w:proofErr w:type="gramEnd"/>
      <w:r w:rsidRPr="00C47340">
        <w:rPr>
          <w:rFonts w:ascii="Lucida Console" w:hAnsi="Lucida Console"/>
          <w:sz w:val="18"/>
          <w:szCs w:val="18"/>
        </w:rPr>
        <w:t>"Global Sales from 1980 to 2020") + theme(</w:t>
      </w:r>
      <w:proofErr w:type="spellStart"/>
      <w:r w:rsidRPr="00C47340">
        <w:rPr>
          <w:rFonts w:ascii="Lucida Console" w:hAnsi="Lucida Console"/>
          <w:sz w:val="18"/>
          <w:szCs w:val="18"/>
        </w:rPr>
        <w:t>plot.title</w:t>
      </w:r>
      <w:proofErr w:type="spellEnd"/>
      <w:r w:rsidRPr="00C47340">
        <w:rPr>
          <w:rFonts w:ascii="Lucida Console" w:hAnsi="Lucida Console"/>
          <w:sz w:val="18"/>
          <w:szCs w:val="18"/>
        </w:rPr>
        <w:t>=</w:t>
      </w:r>
      <w:proofErr w:type="spellStart"/>
      <w:r w:rsidRPr="00C47340">
        <w:rPr>
          <w:rFonts w:ascii="Lucida Console" w:hAnsi="Lucida Console"/>
          <w:sz w:val="18"/>
          <w:szCs w:val="18"/>
        </w:rPr>
        <w:t>element_text</w:t>
      </w:r>
      <w:proofErr w:type="spellEnd"/>
      <w:r w:rsidRPr="00C47340">
        <w:rPr>
          <w:rFonts w:ascii="Lucida Console" w:hAnsi="Lucida Console"/>
          <w:sz w:val="18"/>
          <w:szCs w:val="18"/>
        </w:rPr>
        <w:t>(</w:t>
      </w:r>
      <w:proofErr w:type="spellStart"/>
      <w:r w:rsidRPr="00C47340">
        <w:rPr>
          <w:rFonts w:ascii="Lucida Console" w:hAnsi="Lucida Console"/>
          <w:sz w:val="18"/>
          <w:szCs w:val="18"/>
        </w:rPr>
        <w:t>hjust</w:t>
      </w:r>
      <w:proofErr w:type="spellEnd"/>
      <w:r w:rsidRPr="00C47340">
        <w:rPr>
          <w:rFonts w:ascii="Lucida Console" w:hAnsi="Lucida Console"/>
          <w:sz w:val="18"/>
          <w:szCs w:val="18"/>
        </w:rPr>
        <w:t>=.5))+</w:t>
      </w:r>
      <w:proofErr w:type="spellStart"/>
      <w:r w:rsidRPr="00C47340">
        <w:rPr>
          <w:rFonts w:ascii="Lucida Console" w:hAnsi="Lucida Console"/>
          <w:sz w:val="18"/>
          <w:szCs w:val="18"/>
        </w:rPr>
        <w:t>ylab</w:t>
      </w:r>
      <w:proofErr w:type="spellEnd"/>
      <w:r w:rsidRPr="00C47340">
        <w:rPr>
          <w:rFonts w:ascii="Lucida Console" w:hAnsi="Lucida Console"/>
          <w:sz w:val="18"/>
          <w:szCs w:val="18"/>
        </w:rPr>
        <w:t>("Global Sales in Millions")</w:t>
      </w:r>
    </w:p>
    <w:p w14:paraId="64AE6C06" w14:textId="77777777" w:rsidR="00D40E42" w:rsidRPr="00C47340" w:rsidRDefault="00D40E42" w:rsidP="00D40E42">
      <w:pPr>
        <w:rPr>
          <w:rFonts w:ascii="Lucida Console" w:hAnsi="Lucida Console"/>
          <w:sz w:val="18"/>
          <w:szCs w:val="18"/>
        </w:rPr>
      </w:pPr>
      <w:proofErr w:type="spellStart"/>
      <w:r w:rsidRPr="00C47340">
        <w:rPr>
          <w:rFonts w:ascii="Lucida Console" w:hAnsi="Lucida Console"/>
          <w:sz w:val="18"/>
          <w:szCs w:val="18"/>
        </w:rPr>
        <w:t>gTotalP</w:t>
      </w:r>
      <w:proofErr w:type="spellEnd"/>
    </w:p>
    <w:p w14:paraId="12731FC3" w14:textId="77777777" w:rsidR="00D40E42" w:rsidRPr="00C47340" w:rsidRDefault="00D40E42" w:rsidP="00D40E42">
      <w:pPr>
        <w:rPr>
          <w:rFonts w:ascii="Lucida Console" w:hAnsi="Lucida Console"/>
          <w:sz w:val="18"/>
          <w:szCs w:val="18"/>
        </w:rPr>
      </w:pPr>
    </w:p>
    <w:p w14:paraId="65963FCC"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#mike's code#</w:t>
      </w:r>
    </w:p>
    <w:p w14:paraId="501A6BA5"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devtools</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install_github</w:t>
      </w:r>
      <w:proofErr w:type="spellEnd"/>
      <w:r w:rsidRPr="00C47340">
        <w:rPr>
          <w:rFonts w:ascii="Lucida Console" w:hAnsi="Lucida Console"/>
          <w:sz w:val="18"/>
          <w:szCs w:val="18"/>
        </w:rPr>
        <w:t>("</w:t>
      </w:r>
      <w:proofErr w:type="spellStart"/>
      <w:r w:rsidRPr="00C47340">
        <w:rPr>
          <w:rFonts w:ascii="Lucida Console" w:hAnsi="Lucida Console"/>
          <w:sz w:val="18"/>
          <w:szCs w:val="18"/>
        </w:rPr>
        <w:t>robj</w:t>
      </w:r>
      <w:proofErr w:type="spellEnd"/>
      <w:r w:rsidRPr="00C47340">
        <w:rPr>
          <w:rFonts w:ascii="Lucida Console" w:hAnsi="Lucida Console"/>
          <w:sz w:val="18"/>
          <w:szCs w:val="18"/>
        </w:rPr>
        <w:t>")</w:t>
      </w:r>
    </w:p>
    <w:p w14:paraId="20A0806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Call </w:t>
      </w:r>
      <w:proofErr w:type="spellStart"/>
      <w:r w:rsidRPr="00C47340">
        <w:rPr>
          <w:rFonts w:ascii="Lucida Console" w:hAnsi="Lucida Console"/>
          <w:sz w:val="18"/>
          <w:szCs w:val="18"/>
        </w:rPr>
        <w:t>esquisse</w:t>
      </w:r>
      <w:proofErr w:type="spellEnd"/>
      <w:r w:rsidRPr="00C47340">
        <w:rPr>
          <w:rFonts w:ascii="Lucida Console" w:hAnsi="Lucida Console"/>
          <w:sz w:val="18"/>
          <w:szCs w:val="18"/>
        </w:rPr>
        <w:t xml:space="preserve"> </w:t>
      </w:r>
      <w:proofErr w:type="spellStart"/>
      <w:r w:rsidRPr="00C47340">
        <w:rPr>
          <w:rFonts w:ascii="Lucida Console" w:hAnsi="Lucida Console"/>
          <w:sz w:val="18"/>
          <w:szCs w:val="18"/>
        </w:rPr>
        <w:t>ggplot</w:t>
      </w:r>
      <w:proofErr w:type="spellEnd"/>
      <w:r w:rsidRPr="00C47340">
        <w:rPr>
          <w:rFonts w:ascii="Lucida Console" w:hAnsi="Lucida Console"/>
          <w:sz w:val="18"/>
          <w:szCs w:val="18"/>
        </w:rPr>
        <w:t xml:space="preserve"> plug-in ######</w:t>
      </w:r>
    </w:p>
    <w:p w14:paraId="486B5CCA"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esquisse</w:t>
      </w:r>
      <w:proofErr w:type="spellEnd"/>
      <w:r w:rsidRPr="00C47340">
        <w:rPr>
          <w:rFonts w:ascii="Lucida Console" w:hAnsi="Lucida Console"/>
          <w:sz w:val="18"/>
          <w:szCs w:val="18"/>
        </w:rPr>
        <w:t>::</w:t>
      </w:r>
      <w:proofErr w:type="spellStart"/>
      <w:proofErr w:type="gramEnd"/>
      <w:r w:rsidRPr="00C47340">
        <w:rPr>
          <w:rFonts w:ascii="Lucida Console" w:hAnsi="Lucida Console"/>
          <w:sz w:val="18"/>
          <w:szCs w:val="18"/>
        </w:rPr>
        <w:t>esquisser</w:t>
      </w:r>
      <w:proofErr w:type="spellEnd"/>
      <w:r w:rsidRPr="00C47340">
        <w:rPr>
          <w:rFonts w:ascii="Lucida Console" w:hAnsi="Lucida Console"/>
          <w:sz w:val="18"/>
          <w:szCs w:val="18"/>
        </w:rPr>
        <w:t>()</w:t>
      </w:r>
    </w:p>
    <w:p w14:paraId="59D39C0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###Global Sales by Genre – Fill Platform &amp; Color Platform</w:t>
      </w:r>
    </w:p>
    <w:p w14:paraId="2614BE69" w14:textId="77777777" w:rsidR="00D40E42" w:rsidRPr="00C47340" w:rsidRDefault="00D40E42" w:rsidP="00D40E42">
      <w:pPr>
        <w:rPr>
          <w:rFonts w:ascii="Lucida Console" w:hAnsi="Lucida Console"/>
          <w:sz w:val="18"/>
          <w:szCs w:val="18"/>
        </w:rPr>
      </w:pP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VG) +</w:t>
      </w:r>
    </w:p>
    <w:p w14:paraId="04D9992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aes</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x = Genre, fill = Platform, </w:t>
      </w:r>
      <w:proofErr w:type="spellStart"/>
      <w:r w:rsidRPr="00C47340">
        <w:rPr>
          <w:rFonts w:ascii="Lucida Console" w:hAnsi="Lucida Console"/>
          <w:sz w:val="18"/>
          <w:szCs w:val="18"/>
        </w:rPr>
        <w:t>colour</w:t>
      </w:r>
      <w:proofErr w:type="spellEnd"/>
      <w:r w:rsidRPr="00C47340">
        <w:rPr>
          <w:rFonts w:ascii="Lucida Console" w:hAnsi="Lucida Console"/>
          <w:sz w:val="18"/>
          <w:szCs w:val="18"/>
        </w:rPr>
        <w:t xml:space="preserve"> = Platform, weight =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w:t>
      </w:r>
    </w:p>
    <w:p w14:paraId="2AD4A922"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geom_</w:t>
      </w:r>
      <w:proofErr w:type="gramStart"/>
      <w:r w:rsidRPr="00C47340">
        <w:rPr>
          <w:rFonts w:ascii="Lucida Console" w:hAnsi="Lucida Console"/>
          <w:sz w:val="18"/>
          <w:szCs w:val="18"/>
        </w:rPr>
        <w:t>bar</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3B6959E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scale_fill_</w:t>
      </w:r>
      <w:proofErr w:type="gramStart"/>
      <w:r w:rsidRPr="00C47340">
        <w:rPr>
          <w:rFonts w:ascii="Lucida Console" w:hAnsi="Lucida Console"/>
          <w:sz w:val="18"/>
          <w:szCs w:val="18"/>
        </w:rPr>
        <w:t>hue</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53AA3FD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lastRenderedPageBreak/>
        <w:t xml:space="preserve">  </w:t>
      </w:r>
      <w:proofErr w:type="spellStart"/>
      <w:r w:rsidRPr="00C47340">
        <w:rPr>
          <w:rFonts w:ascii="Lucida Console" w:hAnsi="Lucida Console"/>
          <w:sz w:val="18"/>
          <w:szCs w:val="18"/>
        </w:rPr>
        <w:t>scale_color_</w:t>
      </w:r>
      <w:proofErr w:type="gramStart"/>
      <w:r w:rsidRPr="00C47340">
        <w:rPr>
          <w:rFonts w:ascii="Lucida Console" w:hAnsi="Lucida Console"/>
          <w:sz w:val="18"/>
          <w:szCs w:val="18"/>
        </w:rPr>
        <w:t>hue</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455F136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theme_</w:t>
      </w:r>
      <w:proofErr w:type="gramStart"/>
      <w:r w:rsidRPr="00C47340">
        <w:rPr>
          <w:rFonts w:ascii="Lucida Console" w:hAnsi="Lucida Console"/>
          <w:sz w:val="18"/>
          <w:szCs w:val="18"/>
        </w:rPr>
        <w:t>minimal</w:t>
      </w:r>
      <w:proofErr w:type="spellEnd"/>
      <w:r w:rsidRPr="00C47340">
        <w:rPr>
          <w:rFonts w:ascii="Lucida Console" w:hAnsi="Lucida Console"/>
          <w:sz w:val="18"/>
          <w:szCs w:val="18"/>
        </w:rPr>
        <w:t>(</w:t>
      </w:r>
      <w:proofErr w:type="gramEnd"/>
      <w:r w:rsidRPr="00C47340">
        <w:rPr>
          <w:rFonts w:ascii="Lucida Console" w:hAnsi="Lucida Console"/>
          <w:sz w:val="18"/>
          <w:szCs w:val="18"/>
        </w:rPr>
        <w:t>)</w:t>
      </w:r>
    </w:p>
    <w:p w14:paraId="6B787ED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###Global Sales by Publisher – Fill Platform &amp; faceted by year * (slice by decade?)</w:t>
      </w:r>
    </w:p>
    <w:p w14:paraId="08A77DF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 %&gt;%</w:t>
      </w:r>
    </w:p>
    <w:p w14:paraId="1C99121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filter(</w:t>
      </w:r>
      <w:proofErr w:type="spellStart"/>
      <w:proofErr w:type="gramEnd"/>
      <w:r w:rsidRPr="00C47340">
        <w:rPr>
          <w:rFonts w:ascii="Lucida Console" w:hAnsi="Lucida Console"/>
          <w:sz w:val="18"/>
          <w:szCs w:val="18"/>
        </w:rPr>
        <w:t>Global_Sales</w:t>
      </w:r>
      <w:proofErr w:type="spellEnd"/>
      <w:r w:rsidRPr="00C47340">
        <w:rPr>
          <w:rFonts w:ascii="Lucida Console" w:hAnsi="Lucida Console"/>
          <w:sz w:val="18"/>
          <w:szCs w:val="18"/>
        </w:rPr>
        <w:t xml:space="preserve"> &gt;= 9 &amp;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ml:space="preserve"> &lt;= 40.5) %&gt;%</w:t>
      </w:r>
    </w:p>
    <w:p w14:paraId="3757417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29772E8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aes</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x = Publisher, fill = Platform, weight =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w:t>
      </w:r>
    </w:p>
    <w:p w14:paraId="5C41932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geom_</w:t>
      </w:r>
      <w:proofErr w:type="gramStart"/>
      <w:r w:rsidRPr="00C47340">
        <w:rPr>
          <w:rFonts w:ascii="Lucida Console" w:hAnsi="Lucida Console"/>
          <w:sz w:val="18"/>
          <w:szCs w:val="18"/>
        </w:rPr>
        <w:t>bar</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5AB7981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scale_fill_</w:t>
      </w:r>
      <w:proofErr w:type="gramStart"/>
      <w:r w:rsidRPr="00C47340">
        <w:rPr>
          <w:rFonts w:ascii="Lucida Console" w:hAnsi="Lucida Console"/>
          <w:sz w:val="18"/>
          <w:szCs w:val="18"/>
        </w:rPr>
        <w:t>hue</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5052581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labs(</w:t>
      </w:r>
      <w:proofErr w:type="gramEnd"/>
      <w:r w:rsidRPr="00C47340">
        <w:rPr>
          <w:rFonts w:ascii="Lucida Console" w:hAnsi="Lucida Console"/>
          <w:sz w:val="18"/>
          <w:szCs w:val="18"/>
        </w:rPr>
        <w:t>y = "Global Sales") +</w:t>
      </w:r>
    </w:p>
    <w:p w14:paraId="0209300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coord_</w:t>
      </w:r>
      <w:proofErr w:type="gramStart"/>
      <w:r w:rsidRPr="00C47340">
        <w:rPr>
          <w:rFonts w:ascii="Lucida Console" w:hAnsi="Lucida Console"/>
          <w:sz w:val="18"/>
          <w:szCs w:val="18"/>
        </w:rPr>
        <w:t>flip</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3583A08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theme_</w:t>
      </w:r>
      <w:proofErr w:type="gramStart"/>
      <w:r w:rsidRPr="00C47340">
        <w:rPr>
          <w:rFonts w:ascii="Lucida Console" w:hAnsi="Lucida Console"/>
          <w:sz w:val="18"/>
          <w:szCs w:val="18"/>
        </w:rPr>
        <w:t>minimal</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15B2592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facet_wrap</w:t>
      </w:r>
      <w:proofErr w:type="spellEnd"/>
      <w:r w:rsidRPr="00C47340">
        <w:rPr>
          <w:rFonts w:ascii="Lucida Console" w:hAnsi="Lucida Console"/>
          <w:sz w:val="18"/>
          <w:szCs w:val="18"/>
        </w:rPr>
        <w:t>(</w:t>
      </w:r>
      <w:proofErr w:type="gramStart"/>
      <w:r w:rsidRPr="00C47340">
        <w:rPr>
          <w:rFonts w:ascii="Lucida Console" w:hAnsi="Lucida Console"/>
          <w:sz w:val="18"/>
          <w:szCs w:val="18"/>
        </w:rPr>
        <w:t>vars(</w:t>
      </w:r>
      <w:proofErr w:type="gramEnd"/>
      <w:r w:rsidRPr="00C47340">
        <w:rPr>
          <w:rFonts w:ascii="Lucida Console" w:hAnsi="Lucida Console"/>
          <w:sz w:val="18"/>
          <w:szCs w:val="18"/>
        </w:rPr>
        <w:t>Year))</w:t>
      </w:r>
    </w:p>
    <w:p w14:paraId="7612EC2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#Global Sales Platform V Publisher</w:t>
      </w:r>
    </w:p>
    <w:p w14:paraId="4EFB97B2"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 %&gt;%</w:t>
      </w:r>
    </w:p>
    <w:p w14:paraId="24F77297"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filter(</w:t>
      </w:r>
      <w:proofErr w:type="spellStart"/>
      <w:proofErr w:type="gramEnd"/>
      <w:r w:rsidRPr="00C47340">
        <w:rPr>
          <w:rFonts w:ascii="Lucida Console" w:hAnsi="Lucida Console"/>
          <w:sz w:val="18"/>
          <w:szCs w:val="18"/>
        </w:rPr>
        <w:t>Global_Sales</w:t>
      </w:r>
      <w:proofErr w:type="spellEnd"/>
      <w:r w:rsidRPr="00C47340">
        <w:rPr>
          <w:rFonts w:ascii="Lucida Console" w:hAnsi="Lucida Console"/>
          <w:sz w:val="18"/>
          <w:szCs w:val="18"/>
        </w:rPr>
        <w:t xml:space="preserve"> &gt;= 8 &amp;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ml:space="preserve"> &lt;= 40.5) %&gt;%</w:t>
      </w:r>
    </w:p>
    <w:p w14:paraId="43F3C60D"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7A01A73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aes</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x = Platform, fill = Publisher, weight =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w:t>
      </w:r>
    </w:p>
    <w:p w14:paraId="2C79595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geom_</w:t>
      </w:r>
      <w:proofErr w:type="gramStart"/>
      <w:r w:rsidRPr="00C47340">
        <w:rPr>
          <w:rFonts w:ascii="Lucida Console" w:hAnsi="Lucida Console"/>
          <w:sz w:val="18"/>
          <w:szCs w:val="18"/>
        </w:rPr>
        <w:t>bar</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4665A025"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scale_fill_</w:t>
      </w:r>
      <w:proofErr w:type="gramStart"/>
      <w:r w:rsidRPr="00C47340">
        <w:rPr>
          <w:rFonts w:ascii="Lucida Console" w:hAnsi="Lucida Console"/>
          <w:sz w:val="18"/>
          <w:szCs w:val="18"/>
        </w:rPr>
        <w:t>hue</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43BD8C1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labs(</w:t>
      </w:r>
      <w:proofErr w:type="gramEnd"/>
      <w:r w:rsidRPr="00C47340">
        <w:rPr>
          <w:rFonts w:ascii="Lucida Console" w:hAnsi="Lucida Console"/>
          <w:sz w:val="18"/>
          <w:szCs w:val="18"/>
        </w:rPr>
        <w:t>y = "Global Sales", title = "Global Sales ", subtitle = "</w:t>
      </w:r>
      <w:proofErr w:type="spellStart"/>
      <w:r w:rsidRPr="00C47340">
        <w:rPr>
          <w:rFonts w:ascii="Lucida Console" w:hAnsi="Lucida Console"/>
          <w:sz w:val="18"/>
          <w:szCs w:val="18"/>
        </w:rPr>
        <w:t>Plaform</w:t>
      </w:r>
      <w:proofErr w:type="spellEnd"/>
      <w:r w:rsidRPr="00C47340">
        <w:rPr>
          <w:rFonts w:ascii="Lucida Console" w:hAnsi="Lucida Console"/>
          <w:sz w:val="18"/>
          <w:szCs w:val="18"/>
        </w:rPr>
        <w:t xml:space="preserve"> V Publisher") +</w:t>
      </w:r>
    </w:p>
    <w:p w14:paraId="59B4810F"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theme_</w:t>
      </w:r>
      <w:proofErr w:type="gramStart"/>
      <w:r w:rsidRPr="00C47340">
        <w:rPr>
          <w:rFonts w:ascii="Lucida Console" w:hAnsi="Lucida Console"/>
          <w:sz w:val="18"/>
          <w:szCs w:val="18"/>
        </w:rPr>
        <w:t>minimal</w:t>
      </w:r>
      <w:proofErr w:type="spellEnd"/>
      <w:r w:rsidRPr="00C47340">
        <w:rPr>
          <w:rFonts w:ascii="Lucida Console" w:hAnsi="Lucida Console"/>
          <w:sz w:val="18"/>
          <w:szCs w:val="18"/>
        </w:rPr>
        <w:t>(</w:t>
      </w:r>
      <w:proofErr w:type="gramEnd"/>
      <w:r w:rsidRPr="00C47340">
        <w:rPr>
          <w:rFonts w:ascii="Lucida Console" w:hAnsi="Lucida Console"/>
          <w:sz w:val="18"/>
          <w:szCs w:val="18"/>
        </w:rPr>
        <w:t>)</w:t>
      </w:r>
    </w:p>
    <w:p w14:paraId="7CC7FE7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#Genre Popularity – Sales over Time</w:t>
      </w:r>
    </w:p>
    <w:p w14:paraId="1F799876" w14:textId="77777777" w:rsidR="00D40E42" w:rsidRPr="00C47340" w:rsidRDefault="00D40E42" w:rsidP="00D40E42">
      <w:pPr>
        <w:rPr>
          <w:rFonts w:ascii="Lucida Console" w:hAnsi="Lucida Console"/>
          <w:sz w:val="18"/>
          <w:szCs w:val="18"/>
        </w:rPr>
      </w:pPr>
    </w:p>
    <w:p w14:paraId="16DAA523"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VG %&gt;%</w:t>
      </w:r>
    </w:p>
    <w:p w14:paraId="5CFDE10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filter(</w:t>
      </w:r>
      <w:proofErr w:type="spellStart"/>
      <w:proofErr w:type="gramEnd"/>
      <w:r w:rsidRPr="00C47340">
        <w:rPr>
          <w:rFonts w:ascii="Lucida Console" w:hAnsi="Lucida Console"/>
          <w:sz w:val="18"/>
          <w:szCs w:val="18"/>
        </w:rPr>
        <w:t>Global_Sales</w:t>
      </w:r>
      <w:proofErr w:type="spellEnd"/>
      <w:r w:rsidRPr="00C47340">
        <w:rPr>
          <w:rFonts w:ascii="Lucida Console" w:hAnsi="Lucida Console"/>
          <w:sz w:val="18"/>
          <w:szCs w:val="18"/>
        </w:rPr>
        <w:t xml:space="preserve"> &gt;= 8 &amp;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ml:space="preserve"> &lt;= 40.5) %&gt;%</w:t>
      </w:r>
    </w:p>
    <w:p w14:paraId="12AE443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427C1C84"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aes</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x = Year, fill = Genre, weight =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w:t>
      </w:r>
    </w:p>
    <w:p w14:paraId="2E5EDDA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geom_</w:t>
      </w:r>
      <w:proofErr w:type="gramStart"/>
      <w:r w:rsidRPr="00C47340">
        <w:rPr>
          <w:rFonts w:ascii="Lucida Console" w:hAnsi="Lucida Console"/>
          <w:sz w:val="18"/>
          <w:szCs w:val="18"/>
        </w:rPr>
        <w:t>bar</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086B1B0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scale_fill_</w:t>
      </w:r>
      <w:proofErr w:type="gramStart"/>
      <w:r w:rsidRPr="00C47340">
        <w:rPr>
          <w:rFonts w:ascii="Lucida Console" w:hAnsi="Lucida Console"/>
          <w:sz w:val="18"/>
          <w:szCs w:val="18"/>
        </w:rPr>
        <w:t>hue</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0FF7B11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labs(</w:t>
      </w:r>
      <w:proofErr w:type="gramEnd"/>
      <w:r w:rsidRPr="00C47340">
        <w:rPr>
          <w:rFonts w:ascii="Lucida Console" w:hAnsi="Lucida Console"/>
          <w:sz w:val="18"/>
          <w:szCs w:val="18"/>
        </w:rPr>
        <w:t>x = "Year", y = "Global Sales", title = "Genre Popularity", subtitle = "1984  - 2015") +</w:t>
      </w:r>
    </w:p>
    <w:p w14:paraId="2C51438E"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theme_</w:t>
      </w:r>
      <w:proofErr w:type="gramStart"/>
      <w:r w:rsidRPr="00C47340">
        <w:rPr>
          <w:rFonts w:ascii="Lucida Console" w:hAnsi="Lucida Console"/>
          <w:sz w:val="18"/>
          <w:szCs w:val="18"/>
        </w:rPr>
        <w:t>minimal</w:t>
      </w:r>
      <w:proofErr w:type="spellEnd"/>
      <w:r w:rsidRPr="00C47340">
        <w:rPr>
          <w:rFonts w:ascii="Lucida Console" w:hAnsi="Lucida Console"/>
          <w:sz w:val="18"/>
          <w:szCs w:val="18"/>
        </w:rPr>
        <w:t>(</w:t>
      </w:r>
      <w:proofErr w:type="gramEnd"/>
      <w:r w:rsidRPr="00C47340">
        <w:rPr>
          <w:rFonts w:ascii="Lucida Console" w:hAnsi="Lucida Console"/>
          <w:sz w:val="18"/>
          <w:szCs w:val="18"/>
        </w:rPr>
        <w:t>)</w:t>
      </w:r>
    </w:p>
    <w:p w14:paraId="449958A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#Platform Popularity -</w:t>
      </w:r>
    </w:p>
    <w:p w14:paraId="49EAF61A"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VG %&gt;%</w:t>
      </w:r>
    </w:p>
    <w:p w14:paraId="55F031D0"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filter(</w:t>
      </w:r>
      <w:proofErr w:type="spellStart"/>
      <w:proofErr w:type="gramEnd"/>
      <w:r w:rsidRPr="00C47340">
        <w:rPr>
          <w:rFonts w:ascii="Lucida Console" w:hAnsi="Lucida Console"/>
          <w:sz w:val="18"/>
          <w:szCs w:val="18"/>
        </w:rPr>
        <w:t>Global_Sales</w:t>
      </w:r>
      <w:proofErr w:type="spellEnd"/>
      <w:r w:rsidRPr="00C47340">
        <w:rPr>
          <w:rFonts w:ascii="Lucida Console" w:hAnsi="Lucida Console"/>
          <w:sz w:val="18"/>
          <w:szCs w:val="18"/>
        </w:rPr>
        <w:t xml:space="preserve"> &gt;= 8 &amp;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xml:space="preserve"> &lt;= 40.5) %&gt;%</w:t>
      </w:r>
    </w:p>
    <w:p w14:paraId="7AB3E7C1"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ggplot</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62CEC63B"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proofErr w:type="gramStart"/>
      <w:r w:rsidRPr="00C47340">
        <w:rPr>
          <w:rFonts w:ascii="Lucida Console" w:hAnsi="Lucida Console"/>
          <w:sz w:val="18"/>
          <w:szCs w:val="18"/>
        </w:rPr>
        <w:t>aes</w:t>
      </w:r>
      <w:proofErr w:type="spellEnd"/>
      <w:r w:rsidRPr="00C47340">
        <w:rPr>
          <w:rFonts w:ascii="Lucida Console" w:hAnsi="Lucida Console"/>
          <w:sz w:val="18"/>
          <w:szCs w:val="18"/>
        </w:rPr>
        <w:t>(</w:t>
      </w:r>
      <w:proofErr w:type="gramEnd"/>
      <w:r w:rsidRPr="00C47340">
        <w:rPr>
          <w:rFonts w:ascii="Lucida Console" w:hAnsi="Lucida Console"/>
          <w:sz w:val="18"/>
          <w:szCs w:val="18"/>
        </w:rPr>
        <w:t xml:space="preserve">x = Year, fill = Platform, weight = </w:t>
      </w:r>
      <w:proofErr w:type="spellStart"/>
      <w:r w:rsidRPr="00C47340">
        <w:rPr>
          <w:rFonts w:ascii="Lucida Console" w:hAnsi="Lucida Console"/>
          <w:sz w:val="18"/>
          <w:szCs w:val="18"/>
        </w:rPr>
        <w:t>Global_Sales</w:t>
      </w:r>
      <w:proofErr w:type="spellEnd"/>
      <w:r w:rsidRPr="00C47340">
        <w:rPr>
          <w:rFonts w:ascii="Lucida Console" w:hAnsi="Lucida Console"/>
          <w:sz w:val="18"/>
          <w:szCs w:val="18"/>
        </w:rPr>
        <w:t>) +</w:t>
      </w:r>
    </w:p>
    <w:p w14:paraId="3197ADA9"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geom_</w:t>
      </w:r>
      <w:proofErr w:type="gramStart"/>
      <w:r w:rsidRPr="00C47340">
        <w:rPr>
          <w:rFonts w:ascii="Lucida Console" w:hAnsi="Lucida Console"/>
          <w:sz w:val="18"/>
          <w:szCs w:val="18"/>
        </w:rPr>
        <w:t>bar</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22EDF94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scale_fill_</w:t>
      </w:r>
      <w:proofErr w:type="gramStart"/>
      <w:r w:rsidRPr="00C47340">
        <w:rPr>
          <w:rFonts w:ascii="Lucida Console" w:hAnsi="Lucida Console"/>
          <w:sz w:val="18"/>
          <w:szCs w:val="18"/>
        </w:rPr>
        <w:t>hue</w:t>
      </w:r>
      <w:proofErr w:type="spellEnd"/>
      <w:r w:rsidRPr="00C47340">
        <w:rPr>
          <w:rFonts w:ascii="Lucida Console" w:hAnsi="Lucida Console"/>
          <w:sz w:val="18"/>
          <w:szCs w:val="18"/>
        </w:rPr>
        <w:t>(</w:t>
      </w:r>
      <w:proofErr w:type="gramEnd"/>
      <w:r w:rsidRPr="00C47340">
        <w:rPr>
          <w:rFonts w:ascii="Lucida Console" w:hAnsi="Lucida Console"/>
          <w:sz w:val="18"/>
          <w:szCs w:val="18"/>
        </w:rPr>
        <w:t>) +</w:t>
      </w:r>
    </w:p>
    <w:p w14:paraId="1E80B3D8"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gramStart"/>
      <w:r w:rsidRPr="00C47340">
        <w:rPr>
          <w:rFonts w:ascii="Lucida Console" w:hAnsi="Lucida Console"/>
          <w:sz w:val="18"/>
          <w:szCs w:val="18"/>
        </w:rPr>
        <w:t>labs(</w:t>
      </w:r>
      <w:proofErr w:type="gramEnd"/>
      <w:r w:rsidRPr="00C47340">
        <w:rPr>
          <w:rFonts w:ascii="Lucida Console" w:hAnsi="Lucida Console"/>
          <w:sz w:val="18"/>
          <w:szCs w:val="18"/>
        </w:rPr>
        <w:t>x = "Year", y = "Global Sales", title = "Platform Popularity", subtitle = "1984  - 2015") +</w:t>
      </w:r>
    </w:p>
    <w:p w14:paraId="4A802EE6" w14:textId="77777777" w:rsidR="00D40E42" w:rsidRPr="00C47340" w:rsidRDefault="00D40E42" w:rsidP="00D40E42">
      <w:pPr>
        <w:rPr>
          <w:rFonts w:ascii="Lucida Console" w:hAnsi="Lucida Console"/>
          <w:sz w:val="18"/>
          <w:szCs w:val="18"/>
        </w:rPr>
      </w:pPr>
      <w:r w:rsidRPr="00C47340">
        <w:rPr>
          <w:rFonts w:ascii="Lucida Console" w:hAnsi="Lucida Console"/>
          <w:sz w:val="18"/>
          <w:szCs w:val="18"/>
        </w:rPr>
        <w:t xml:space="preserve">  </w:t>
      </w:r>
      <w:proofErr w:type="spellStart"/>
      <w:r w:rsidRPr="00C47340">
        <w:rPr>
          <w:rFonts w:ascii="Lucida Console" w:hAnsi="Lucida Console"/>
          <w:sz w:val="18"/>
          <w:szCs w:val="18"/>
        </w:rPr>
        <w:t>theme_</w:t>
      </w:r>
      <w:proofErr w:type="gramStart"/>
      <w:r w:rsidRPr="00C47340">
        <w:rPr>
          <w:rFonts w:ascii="Lucida Console" w:hAnsi="Lucida Console"/>
          <w:sz w:val="18"/>
          <w:szCs w:val="18"/>
        </w:rPr>
        <w:t>minimal</w:t>
      </w:r>
      <w:proofErr w:type="spellEnd"/>
      <w:r w:rsidRPr="00C47340">
        <w:rPr>
          <w:rFonts w:ascii="Lucida Console" w:hAnsi="Lucida Console"/>
          <w:sz w:val="18"/>
          <w:szCs w:val="18"/>
        </w:rPr>
        <w:t>(</w:t>
      </w:r>
      <w:proofErr w:type="gramEnd"/>
      <w:r w:rsidRPr="00C47340">
        <w:rPr>
          <w:rFonts w:ascii="Lucida Console" w:hAnsi="Lucida Console"/>
          <w:sz w:val="18"/>
          <w:szCs w:val="18"/>
        </w:rPr>
        <w:t>)</w:t>
      </w:r>
    </w:p>
    <w:p w14:paraId="04C18355" w14:textId="31C3D4AF" w:rsidR="00D40E42" w:rsidRDefault="00D40E42" w:rsidP="00D40E42">
      <w:pPr>
        <w:spacing w:line="480" w:lineRule="auto"/>
        <w:rPr>
          <w:rFonts w:ascii="Times New Roman" w:hAnsi="Times New Roman" w:cs="Times New Roman"/>
          <w:sz w:val="24"/>
          <w:szCs w:val="24"/>
        </w:rPr>
      </w:pPr>
    </w:p>
    <w:p w14:paraId="40C2F998" w14:textId="12EE0E28" w:rsidR="00D40E42" w:rsidRDefault="00D40E42" w:rsidP="00D40E42">
      <w:pPr>
        <w:spacing w:line="480" w:lineRule="auto"/>
        <w:rPr>
          <w:rFonts w:ascii="Times New Roman" w:hAnsi="Times New Roman" w:cs="Times New Roman"/>
          <w:sz w:val="24"/>
          <w:szCs w:val="24"/>
        </w:rPr>
      </w:pPr>
    </w:p>
    <w:p w14:paraId="51A1CCBA" w14:textId="4737DE40" w:rsidR="00D40E42" w:rsidRDefault="00D40E42" w:rsidP="00D40E42">
      <w:pPr>
        <w:spacing w:line="480" w:lineRule="auto"/>
        <w:rPr>
          <w:rFonts w:ascii="Times New Roman" w:hAnsi="Times New Roman" w:cs="Times New Roman"/>
          <w:sz w:val="24"/>
          <w:szCs w:val="24"/>
        </w:rPr>
      </w:pPr>
    </w:p>
    <w:p w14:paraId="45561F8E" w14:textId="1405706B" w:rsidR="00D40E42" w:rsidRDefault="00D40E42" w:rsidP="00D40E42">
      <w:pPr>
        <w:spacing w:line="480" w:lineRule="auto"/>
        <w:rPr>
          <w:rFonts w:ascii="Times New Roman" w:hAnsi="Times New Roman" w:cs="Times New Roman"/>
          <w:sz w:val="24"/>
          <w:szCs w:val="24"/>
        </w:rPr>
      </w:pPr>
    </w:p>
    <w:p w14:paraId="2FB66694" w14:textId="038A0DF7" w:rsidR="00D40E42" w:rsidRDefault="00D40E42" w:rsidP="00D40E42">
      <w:pPr>
        <w:spacing w:line="480" w:lineRule="auto"/>
        <w:rPr>
          <w:rFonts w:ascii="Times New Roman" w:hAnsi="Times New Roman" w:cs="Times New Roman"/>
          <w:sz w:val="24"/>
          <w:szCs w:val="24"/>
        </w:rPr>
      </w:pPr>
    </w:p>
    <w:p w14:paraId="62467A2B" w14:textId="77777777" w:rsidR="00D40E42" w:rsidRDefault="00D40E42" w:rsidP="00D40E42">
      <w:pPr>
        <w:spacing w:line="480" w:lineRule="auto"/>
        <w:rPr>
          <w:rFonts w:ascii="Times New Roman" w:hAnsi="Times New Roman" w:cs="Times New Roman"/>
          <w:sz w:val="24"/>
          <w:szCs w:val="24"/>
        </w:rPr>
      </w:pPr>
    </w:p>
    <w:p w14:paraId="43977FA7" w14:textId="77777777" w:rsidR="00D40E42" w:rsidRDefault="00D40E42" w:rsidP="00EB507A">
      <w:pPr>
        <w:spacing w:line="480" w:lineRule="auto"/>
        <w:jc w:val="center"/>
        <w:rPr>
          <w:rFonts w:ascii="Times New Roman" w:hAnsi="Times New Roman" w:cs="Times New Roman"/>
          <w:sz w:val="24"/>
          <w:szCs w:val="24"/>
        </w:rPr>
      </w:pPr>
    </w:p>
    <w:p w14:paraId="1CE44144" w14:textId="08A95C2C" w:rsidR="00EB507A" w:rsidRDefault="00EB507A" w:rsidP="00EB507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B</w:t>
      </w:r>
    </w:p>
    <w:p w14:paraId="6441BC07" w14:textId="0BF893BE" w:rsidR="00EB507A" w:rsidRDefault="00EB507A" w:rsidP="00EB507A">
      <w:pPr>
        <w:spacing w:line="480" w:lineRule="auto"/>
        <w:jc w:val="center"/>
        <w:rPr>
          <w:rFonts w:ascii="Times New Roman" w:hAnsi="Times New Roman" w:cs="Times New Roman"/>
          <w:sz w:val="24"/>
          <w:szCs w:val="24"/>
        </w:rPr>
      </w:pPr>
      <w:r>
        <w:rPr>
          <w:rFonts w:ascii="Times New Roman" w:hAnsi="Times New Roman" w:cs="Times New Roman"/>
          <w:sz w:val="24"/>
          <w:szCs w:val="24"/>
        </w:rPr>
        <w:t>R Code – Executed</w:t>
      </w:r>
    </w:p>
    <w:p w14:paraId="728CBC8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77                                   </w:t>
      </w:r>
      <w:proofErr w:type="spellStart"/>
      <w:r w:rsidRPr="009046FF">
        <w:rPr>
          <w:rFonts w:ascii="Lucida Console" w:eastAsia="Times New Roman" w:hAnsi="Lucida Console" w:cs="Courier New"/>
          <w:color w:val="000000"/>
          <w:sz w:val="20"/>
          <w:szCs w:val="20"/>
          <w:bdr w:val="none" w:sz="0" w:space="0" w:color="auto" w:frame="1"/>
        </w:rPr>
        <w:t>Atlus</w:t>
      </w:r>
      <w:proofErr w:type="spellEnd"/>
      <w:r w:rsidRPr="009046FF">
        <w:rPr>
          <w:rFonts w:ascii="Lucida Console" w:eastAsia="Times New Roman" w:hAnsi="Lucida Console" w:cs="Courier New"/>
          <w:color w:val="000000"/>
          <w:sz w:val="20"/>
          <w:szCs w:val="20"/>
          <w:bdr w:val="none" w:sz="0" w:space="0" w:color="auto" w:frame="1"/>
        </w:rPr>
        <w:t xml:space="preserve">        12.80                4.20</w:t>
      </w:r>
    </w:p>
    <w:p w14:paraId="1C289F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78                                   Titus         3.31                1.96</w:t>
      </w:r>
    </w:p>
    <w:p w14:paraId="5D6A3E5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79                           Kalypso Media         2.40                1.00</w:t>
      </w:r>
    </w:p>
    <w:p w14:paraId="4FE6652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80                      Oxygen Interactive         3.41                2.01</w:t>
      </w:r>
    </w:p>
    <w:p w14:paraId="54C4337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81                            Video System         2.17                0.67</w:t>
      </w:r>
    </w:p>
    <w:p w14:paraId="05F6ED9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82                                   Ocean         3.59                2.06</w:t>
      </w:r>
    </w:p>
    <w:p w14:paraId="6D067F4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83                          Telltale Games         2.70                1.28</w:t>
      </w:r>
    </w:p>
    <w:p w14:paraId="2D4D4EB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84                                     RTL         2.01                0.83</w:t>
      </w:r>
    </w:p>
    <w:p w14:paraId="09D2660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85         Midas Interactive Entertainment         2.72                1.34</w:t>
      </w:r>
    </w:p>
    <w:p w14:paraId="67A0EB5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86                             Hudson Soft        23.02                2.55</w:t>
      </w:r>
    </w:p>
    <w:p w14:paraId="237054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87                                   </w:t>
      </w:r>
      <w:proofErr w:type="spellStart"/>
      <w:r w:rsidRPr="009046FF">
        <w:rPr>
          <w:rFonts w:ascii="Lucida Console" w:eastAsia="Times New Roman" w:hAnsi="Lucida Console" w:cs="Courier New"/>
          <w:color w:val="000000"/>
          <w:sz w:val="20"/>
          <w:szCs w:val="20"/>
          <w:bdr w:val="none" w:sz="0" w:space="0" w:color="auto" w:frame="1"/>
        </w:rPr>
        <w:t>PQube</w:t>
      </w:r>
      <w:proofErr w:type="spellEnd"/>
      <w:r w:rsidRPr="009046FF">
        <w:rPr>
          <w:rFonts w:ascii="Lucida Console" w:eastAsia="Times New Roman" w:hAnsi="Lucida Console" w:cs="Courier New"/>
          <w:color w:val="000000"/>
          <w:sz w:val="20"/>
          <w:szCs w:val="20"/>
          <w:bdr w:val="none" w:sz="0" w:space="0" w:color="auto" w:frame="1"/>
        </w:rPr>
        <w:t xml:space="preserve">         4.28                1.91</w:t>
      </w:r>
    </w:p>
    <w:p w14:paraId="2776BB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88                    Slightly Mad Studios         1.37                0.25</w:t>
      </w:r>
    </w:p>
    <w:p w14:paraId="10F2A8F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89                         </w:t>
      </w:r>
      <w:proofErr w:type="spellStart"/>
      <w:r w:rsidRPr="009046FF">
        <w:rPr>
          <w:rFonts w:ascii="Lucida Console" w:eastAsia="Times New Roman" w:hAnsi="Lucida Console" w:cs="Courier New"/>
          <w:color w:val="000000"/>
          <w:sz w:val="20"/>
          <w:szCs w:val="20"/>
          <w:bdr w:val="none" w:sz="0" w:space="0" w:color="auto" w:frame="1"/>
        </w:rPr>
        <w:t>SouthPeak</w:t>
      </w:r>
      <w:proofErr w:type="spellEnd"/>
      <w:r w:rsidRPr="009046FF">
        <w:rPr>
          <w:rFonts w:ascii="Lucida Console" w:eastAsia="Times New Roman" w:hAnsi="Lucida Console" w:cs="Courier New"/>
          <w:color w:val="000000"/>
          <w:sz w:val="20"/>
          <w:szCs w:val="20"/>
          <w:bdr w:val="none" w:sz="0" w:space="0" w:color="auto" w:frame="1"/>
        </w:rPr>
        <w:t xml:space="preserve"> Games         6.31                4.77</w:t>
      </w:r>
    </w:p>
    <w:p w14:paraId="4849750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90                        Activision Value         6.98                5.53</w:t>
      </w:r>
    </w:p>
    <w:p w14:paraId="451C8C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91                     Arena Entertainment         4.72                3.70</w:t>
      </w:r>
    </w:p>
    <w:p w14:paraId="7335B32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92                                 </w:t>
      </w:r>
      <w:proofErr w:type="spellStart"/>
      <w:r w:rsidRPr="009046FF">
        <w:rPr>
          <w:rFonts w:ascii="Lucida Console" w:eastAsia="Times New Roman" w:hAnsi="Lucida Console" w:cs="Courier New"/>
          <w:color w:val="000000"/>
          <w:sz w:val="20"/>
          <w:szCs w:val="20"/>
          <w:bdr w:val="none" w:sz="0" w:space="0" w:color="auto" w:frame="1"/>
        </w:rPr>
        <w:t>Xplosiv</w:t>
      </w:r>
      <w:proofErr w:type="spellEnd"/>
      <w:r w:rsidRPr="009046FF">
        <w:rPr>
          <w:rFonts w:ascii="Lucida Console" w:eastAsia="Times New Roman" w:hAnsi="Lucida Console" w:cs="Courier New"/>
          <w:color w:val="000000"/>
          <w:sz w:val="20"/>
          <w:szCs w:val="20"/>
          <w:bdr w:val="none" w:sz="0" w:space="0" w:color="auto" w:frame="1"/>
        </w:rPr>
        <w:t xml:space="preserve">         1.64                0.61</w:t>
      </w:r>
    </w:p>
    <w:p w14:paraId="6E25BBB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93                 Red Storm Entertainment         2.32                1.43</w:t>
      </w:r>
    </w:p>
    <w:p w14:paraId="38A0889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94                        Milestone </w:t>
      </w:r>
      <w:proofErr w:type="spellStart"/>
      <w:r w:rsidRPr="009046FF">
        <w:rPr>
          <w:rFonts w:ascii="Lucida Console" w:eastAsia="Times New Roman" w:hAnsi="Lucida Console" w:cs="Courier New"/>
          <w:color w:val="000000"/>
          <w:sz w:val="20"/>
          <w:szCs w:val="20"/>
          <w:bdr w:val="none" w:sz="0" w:space="0" w:color="auto" w:frame="1"/>
        </w:rPr>
        <w:t>S.r.l</w:t>
      </w:r>
      <w:proofErr w:type="spellEnd"/>
      <w:r w:rsidRPr="009046FF">
        <w:rPr>
          <w:rFonts w:ascii="Lucida Console" w:eastAsia="Times New Roman" w:hAnsi="Lucida Console" w:cs="Courier New"/>
          <w:color w:val="000000"/>
          <w:sz w:val="20"/>
          <w:szCs w:val="20"/>
          <w:bdr w:val="none" w:sz="0" w:space="0" w:color="auto" w:frame="1"/>
        </w:rPr>
        <w:t>.         1.27                0.23</w:t>
      </w:r>
    </w:p>
    <w:p w14:paraId="01A512F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95                               ASC Games         2.02                1.12</w:t>
      </w:r>
    </w:p>
    <w:p w14:paraId="34D4C5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96                        </w:t>
      </w:r>
      <w:proofErr w:type="spellStart"/>
      <w:r w:rsidRPr="009046FF">
        <w:rPr>
          <w:rFonts w:ascii="Lucida Console" w:eastAsia="Times New Roman" w:hAnsi="Lucida Console" w:cs="Courier New"/>
          <w:color w:val="000000"/>
          <w:sz w:val="20"/>
          <w:szCs w:val="20"/>
          <w:bdr w:val="none" w:sz="0" w:space="0" w:color="auto" w:frame="1"/>
        </w:rPr>
        <w:t>Tomy</w:t>
      </w:r>
      <w:proofErr w:type="spellEnd"/>
      <w:r w:rsidRPr="009046FF">
        <w:rPr>
          <w:rFonts w:ascii="Lucida Console" w:eastAsia="Times New Roman" w:hAnsi="Lucida Console" w:cs="Courier New"/>
          <w:color w:val="000000"/>
          <w:sz w:val="20"/>
          <w:szCs w:val="20"/>
          <w:bdr w:val="none" w:sz="0" w:space="0" w:color="auto" w:frame="1"/>
        </w:rPr>
        <w:t xml:space="preserve"> Corporation         4.96                1.84</w:t>
      </w:r>
    </w:p>
    <w:p w14:paraId="6198563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97                             Hello Games         1.60                0.58</w:t>
      </w:r>
    </w:p>
    <w:p w14:paraId="2C30872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98                                 </w:t>
      </w:r>
      <w:proofErr w:type="spellStart"/>
      <w:r w:rsidRPr="009046FF">
        <w:rPr>
          <w:rFonts w:ascii="Lucida Console" w:eastAsia="Times New Roman" w:hAnsi="Lucida Console" w:cs="Courier New"/>
          <w:color w:val="000000"/>
          <w:sz w:val="20"/>
          <w:szCs w:val="20"/>
          <w:bdr w:val="none" w:sz="0" w:space="0" w:color="auto" w:frame="1"/>
        </w:rPr>
        <w:t>Natsume</w:t>
      </w:r>
      <w:proofErr w:type="spellEnd"/>
      <w:r w:rsidRPr="009046FF">
        <w:rPr>
          <w:rFonts w:ascii="Lucida Console" w:eastAsia="Times New Roman" w:hAnsi="Lucida Console" w:cs="Courier New"/>
          <w:color w:val="000000"/>
          <w:sz w:val="20"/>
          <w:szCs w:val="20"/>
          <w:bdr w:val="none" w:sz="0" w:space="0" w:color="auto" w:frame="1"/>
        </w:rPr>
        <w:t xml:space="preserve">         3.70                2.52</w:t>
      </w:r>
    </w:p>
    <w:p w14:paraId="5CBE05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99                          Ubisoft Annecy         4.48                1.27</w:t>
      </w:r>
    </w:p>
    <w:p w14:paraId="00EFE9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100                       Crystal Dynamics         1.72                0.95</w:t>
      </w:r>
    </w:p>
    <w:p w14:paraId="0EEA114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101               System 3 Arcade Software         1.79                0.96</w:t>
      </w:r>
    </w:p>
    <w:p w14:paraId="44A5B18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102                                  Valve         1.73                0.83</w:t>
      </w:r>
    </w:p>
    <w:p w14:paraId="23985A2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103                     </w:t>
      </w:r>
      <w:proofErr w:type="spellStart"/>
      <w:r w:rsidRPr="009046FF">
        <w:rPr>
          <w:rFonts w:ascii="Lucida Console" w:eastAsia="Times New Roman" w:hAnsi="Lucida Console" w:cs="Courier New"/>
          <w:color w:val="000000"/>
          <w:sz w:val="20"/>
          <w:szCs w:val="20"/>
          <w:bdr w:val="none" w:sz="0" w:space="0" w:color="auto" w:frame="1"/>
        </w:rPr>
        <w:t>Bigben</w:t>
      </w:r>
      <w:proofErr w:type="spellEnd"/>
      <w:r w:rsidRPr="009046FF">
        <w:rPr>
          <w:rFonts w:ascii="Lucida Console" w:eastAsia="Times New Roman" w:hAnsi="Lucida Console" w:cs="Courier New"/>
          <w:color w:val="000000"/>
          <w:sz w:val="20"/>
          <w:szCs w:val="20"/>
          <w:bdr w:val="none" w:sz="0" w:space="0" w:color="auto" w:frame="1"/>
        </w:rPr>
        <w:t xml:space="preserve"> Interactive         0.85                0.10</w:t>
      </w:r>
    </w:p>
    <w:p w14:paraId="26C66A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104                                 </w:t>
      </w:r>
      <w:proofErr w:type="spellStart"/>
      <w:r w:rsidRPr="009046FF">
        <w:rPr>
          <w:rFonts w:ascii="Lucida Console" w:eastAsia="Times New Roman" w:hAnsi="Lucida Console" w:cs="Courier New"/>
          <w:color w:val="000000"/>
          <w:sz w:val="20"/>
          <w:szCs w:val="20"/>
          <w:bdr w:val="none" w:sz="0" w:space="0" w:color="auto" w:frame="1"/>
        </w:rPr>
        <w:t>Agetec</w:t>
      </w:r>
      <w:proofErr w:type="spellEnd"/>
      <w:r w:rsidRPr="009046FF">
        <w:rPr>
          <w:rFonts w:ascii="Lucida Console" w:eastAsia="Times New Roman" w:hAnsi="Lucida Console" w:cs="Courier New"/>
          <w:color w:val="000000"/>
          <w:sz w:val="20"/>
          <w:szCs w:val="20"/>
          <w:bdr w:val="none" w:sz="0" w:space="0" w:color="auto" w:frame="1"/>
        </w:rPr>
        <w:t xml:space="preserve">         1.93                0.78</w:t>
      </w:r>
    </w:p>
    <w:p w14:paraId="24E201B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105                    Paradox Interactive         0.70                0.05</w:t>
      </w:r>
    </w:p>
    <w:p w14:paraId="0D68131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106                                O-Games         1.10                0.44</w:t>
      </w:r>
    </w:p>
    <w:p w14:paraId="6CB0EB6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107                     </w:t>
      </w:r>
      <w:proofErr w:type="spellStart"/>
      <w:r w:rsidRPr="009046FF">
        <w:rPr>
          <w:rFonts w:ascii="Lucida Console" w:eastAsia="Times New Roman" w:hAnsi="Lucida Console" w:cs="Courier New"/>
          <w:color w:val="000000"/>
          <w:sz w:val="20"/>
          <w:szCs w:val="20"/>
          <w:bdr w:val="none" w:sz="0" w:space="0" w:color="auto" w:frame="1"/>
        </w:rPr>
        <w:t>Avanquest</w:t>
      </w:r>
      <w:proofErr w:type="spellEnd"/>
      <w:r w:rsidRPr="009046FF">
        <w:rPr>
          <w:rFonts w:ascii="Lucida Console" w:eastAsia="Times New Roman" w:hAnsi="Lucida Console" w:cs="Courier New"/>
          <w:color w:val="000000"/>
          <w:sz w:val="20"/>
          <w:szCs w:val="20"/>
          <w:bdr w:val="none" w:sz="0" w:space="0" w:color="auto" w:frame="1"/>
        </w:rPr>
        <w:t xml:space="preserve"> Software         1.68                0.95</w:t>
      </w:r>
    </w:p>
    <w:p w14:paraId="5A4412B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108                             LEGO Media         1.56                1.01</w:t>
      </w:r>
    </w:p>
    <w:p w14:paraId="008F65E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109                           </w:t>
      </w:r>
      <w:proofErr w:type="spellStart"/>
      <w:r w:rsidRPr="009046FF">
        <w:rPr>
          <w:rFonts w:ascii="Lucida Console" w:eastAsia="Times New Roman" w:hAnsi="Lucida Console" w:cs="Courier New"/>
          <w:color w:val="000000"/>
          <w:sz w:val="20"/>
          <w:szCs w:val="20"/>
          <w:bdr w:val="none" w:sz="0" w:space="0" w:color="auto" w:frame="1"/>
        </w:rPr>
        <w:t>Mastertronic</w:t>
      </w:r>
      <w:proofErr w:type="spellEnd"/>
      <w:r w:rsidRPr="009046FF">
        <w:rPr>
          <w:rFonts w:ascii="Lucida Console" w:eastAsia="Times New Roman" w:hAnsi="Lucida Console" w:cs="Courier New"/>
          <w:color w:val="000000"/>
          <w:sz w:val="20"/>
          <w:szCs w:val="20"/>
          <w:bdr w:val="none" w:sz="0" w:space="0" w:color="auto" w:frame="1"/>
        </w:rPr>
        <w:t xml:space="preserve">         1.70                1.07</w:t>
      </w:r>
    </w:p>
    <w:p w14:paraId="1844295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110                             Touchstone         1.59                0.88</w:t>
      </w:r>
    </w:p>
    <w:p w14:paraId="09F2450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111           Home Entertainment Suppliers         0.70                0.09</w:t>
      </w:r>
    </w:p>
    <w:p w14:paraId="2E4EBD6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112                                  </w:t>
      </w:r>
      <w:proofErr w:type="spellStart"/>
      <w:r w:rsidRPr="009046FF">
        <w:rPr>
          <w:rFonts w:ascii="Lucida Console" w:eastAsia="Times New Roman" w:hAnsi="Lucida Console" w:cs="Courier New"/>
          <w:color w:val="000000"/>
          <w:sz w:val="20"/>
          <w:szCs w:val="20"/>
          <w:bdr w:val="none" w:sz="0" w:space="0" w:color="auto" w:frame="1"/>
        </w:rPr>
        <w:t>Kemco</w:t>
      </w:r>
      <w:proofErr w:type="spellEnd"/>
      <w:r w:rsidRPr="009046FF">
        <w:rPr>
          <w:rFonts w:ascii="Lucida Console" w:eastAsia="Times New Roman" w:hAnsi="Lucida Console" w:cs="Courier New"/>
          <w:color w:val="000000"/>
          <w:sz w:val="20"/>
          <w:szCs w:val="20"/>
          <w:bdr w:val="none" w:sz="0" w:space="0" w:color="auto" w:frame="1"/>
        </w:rPr>
        <w:t xml:space="preserve">         2.19                1.61</w:t>
      </w:r>
    </w:p>
    <w:p w14:paraId="1DC5D0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113                                Success         1.92                1.12</w:t>
      </w:r>
    </w:p>
    <w:p w14:paraId="48D530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114                     </w:t>
      </w:r>
      <w:proofErr w:type="spellStart"/>
      <w:r w:rsidRPr="009046FF">
        <w:rPr>
          <w:rFonts w:ascii="Lucida Console" w:eastAsia="Times New Roman" w:hAnsi="Lucida Console" w:cs="Courier New"/>
          <w:color w:val="000000"/>
          <w:sz w:val="20"/>
          <w:szCs w:val="20"/>
          <w:bdr w:val="none" w:sz="0" w:space="0" w:color="auto" w:frame="1"/>
        </w:rPr>
        <w:t>JoWood</w:t>
      </w:r>
      <w:proofErr w:type="spellEnd"/>
      <w:r w:rsidRPr="009046FF">
        <w:rPr>
          <w:rFonts w:ascii="Lucida Console" w:eastAsia="Times New Roman" w:hAnsi="Lucida Console" w:cs="Courier New"/>
          <w:color w:val="000000"/>
          <w:sz w:val="20"/>
          <w:szCs w:val="20"/>
          <w:bdr w:val="none" w:sz="0" w:space="0" w:color="auto" w:frame="1"/>
        </w:rPr>
        <w:t xml:space="preserve"> Productions         1.50                0.87</w:t>
      </w:r>
    </w:p>
    <w:p w14:paraId="35AE4BA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115                Gathering of Developers         1.20                0.61</w:t>
      </w:r>
    </w:p>
    <w:p w14:paraId="7A99F7D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116                               Metro 3D         1.81                0.77</w:t>
      </w:r>
    </w:p>
    <w:p w14:paraId="7FC53A8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117                          Rage Software         1.41                0.81</w:t>
      </w:r>
    </w:p>
    <w:p w14:paraId="4C636E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118                              Alchemist         2.62                0.59</w:t>
      </w:r>
    </w:p>
    <w:p w14:paraId="1D8DC27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119                      Black Label Games         1.20                0.59</w:t>
      </w:r>
    </w:p>
    <w:p w14:paraId="626A69E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120                             </w:t>
      </w:r>
      <w:proofErr w:type="spellStart"/>
      <w:r w:rsidRPr="009046FF">
        <w:rPr>
          <w:rFonts w:ascii="Lucida Console" w:eastAsia="Times New Roman" w:hAnsi="Lucida Console" w:cs="Courier New"/>
          <w:color w:val="000000"/>
          <w:sz w:val="20"/>
          <w:szCs w:val="20"/>
          <w:bdr w:val="none" w:sz="0" w:space="0" w:color="auto" w:frame="1"/>
        </w:rPr>
        <w:t>Ghostlight</w:t>
      </w:r>
      <w:proofErr w:type="spellEnd"/>
      <w:r w:rsidRPr="009046FF">
        <w:rPr>
          <w:rFonts w:ascii="Lucida Console" w:eastAsia="Times New Roman" w:hAnsi="Lucida Console" w:cs="Courier New"/>
          <w:color w:val="000000"/>
          <w:sz w:val="20"/>
          <w:szCs w:val="20"/>
          <w:bdr w:val="none" w:sz="0" w:space="0" w:color="auto" w:frame="1"/>
        </w:rPr>
        <w:t xml:space="preserve">         2.79                1.22</w:t>
      </w:r>
    </w:p>
    <w:p w14:paraId="276CD95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121                            UEP Systems         2.26                1.52</w:t>
      </w:r>
    </w:p>
    <w:p w14:paraId="15DAE16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122                    ASCII Entertainment        10.90                0.70</w:t>
      </w:r>
    </w:p>
    <w:p w14:paraId="0907185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123          BMG Interactive Entertainment         1.18                0.67</w:t>
      </w:r>
    </w:p>
    <w:p w14:paraId="703DCA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124                                 </w:t>
      </w:r>
      <w:proofErr w:type="spellStart"/>
      <w:r w:rsidRPr="009046FF">
        <w:rPr>
          <w:rFonts w:ascii="Lucida Console" w:eastAsia="Times New Roman" w:hAnsi="Lucida Console" w:cs="Courier New"/>
          <w:color w:val="000000"/>
          <w:sz w:val="20"/>
          <w:szCs w:val="20"/>
          <w:bdr w:val="none" w:sz="0" w:space="0" w:color="auto" w:frame="1"/>
        </w:rPr>
        <w:t>Palcom</w:t>
      </w:r>
      <w:proofErr w:type="spellEnd"/>
      <w:r w:rsidRPr="009046FF">
        <w:rPr>
          <w:rFonts w:ascii="Lucida Console" w:eastAsia="Times New Roman" w:hAnsi="Lucida Console" w:cs="Courier New"/>
          <w:color w:val="000000"/>
          <w:sz w:val="20"/>
          <w:szCs w:val="20"/>
          <w:bdr w:val="none" w:sz="0" w:space="0" w:color="auto" w:frame="1"/>
        </w:rPr>
        <w:t xml:space="preserve">         4.17                3.38</w:t>
      </w:r>
    </w:p>
    <w:p w14:paraId="0D9144B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125                   Asylum Entertainment         0.58                0.09</w:t>
      </w:r>
    </w:p>
    <w:p w14:paraId="1906F0B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126                                 </w:t>
      </w:r>
      <w:proofErr w:type="spellStart"/>
      <w:r w:rsidRPr="009046FF">
        <w:rPr>
          <w:rFonts w:ascii="Lucida Console" w:eastAsia="Times New Roman" w:hAnsi="Lucida Console" w:cs="Courier New"/>
          <w:color w:val="000000"/>
          <w:sz w:val="20"/>
          <w:szCs w:val="20"/>
          <w:bdr w:val="none" w:sz="0" w:space="0" w:color="auto" w:frame="1"/>
        </w:rPr>
        <w:t>Jaleco</w:t>
      </w:r>
      <w:proofErr w:type="spellEnd"/>
      <w:r w:rsidRPr="009046FF">
        <w:rPr>
          <w:rFonts w:ascii="Lucida Console" w:eastAsia="Times New Roman" w:hAnsi="Lucida Console" w:cs="Courier New"/>
          <w:color w:val="000000"/>
          <w:sz w:val="20"/>
          <w:szCs w:val="20"/>
          <w:bdr w:val="none" w:sz="0" w:space="0" w:color="auto" w:frame="1"/>
        </w:rPr>
        <w:t xml:space="preserve">         1.95                0.79</w:t>
      </w:r>
    </w:p>
    <w:p w14:paraId="3A4C443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127                               </w:t>
      </w:r>
      <w:proofErr w:type="spellStart"/>
      <w:r w:rsidRPr="009046FF">
        <w:rPr>
          <w:rFonts w:ascii="Lucida Console" w:eastAsia="Times New Roman" w:hAnsi="Lucida Console" w:cs="Courier New"/>
          <w:color w:val="000000"/>
          <w:sz w:val="20"/>
          <w:szCs w:val="20"/>
          <w:bdr w:val="none" w:sz="0" w:space="0" w:color="auto" w:frame="1"/>
        </w:rPr>
        <w:t>NewKidCo</w:t>
      </w:r>
      <w:proofErr w:type="spellEnd"/>
      <w:r w:rsidRPr="009046FF">
        <w:rPr>
          <w:rFonts w:ascii="Lucida Console" w:eastAsia="Times New Roman" w:hAnsi="Lucida Console" w:cs="Courier New"/>
          <w:color w:val="000000"/>
          <w:sz w:val="20"/>
          <w:szCs w:val="20"/>
          <w:bdr w:val="none" w:sz="0" w:space="0" w:color="auto" w:frame="1"/>
        </w:rPr>
        <w:t xml:space="preserve">         1.31                0.89</w:t>
      </w:r>
    </w:p>
    <w:p w14:paraId="1AE2A9C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128                Gremlin Interactive Ltd         1.08                0.66</w:t>
      </w:r>
    </w:p>
    <w:p w14:paraId="049749E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129                     Mattel Interactive         3.47                3.05</w:t>
      </w:r>
    </w:p>
    <w:p w14:paraId="3AFACEE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130                    Activision Blizzard         0.48                0.08</w:t>
      </w:r>
    </w:p>
    <w:p w14:paraId="42E03F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131                                  </w:t>
      </w:r>
      <w:proofErr w:type="spellStart"/>
      <w:r w:rsidRPr="009046FF">
        <w:rPr>
          <w:rFonts w:ascii="Lucida Console" w:eastAsia="Times New Roman" w:hAnsi="Lucida Console" w:cs="Courier New"/>
          <w:color w:val="000000"/>
          <w:sz w:val="20"/>
          <w:szCs w:val="20"/>
          <w:bdr w:val="none" w:sz="0" w:space="0" w:color="auto" w:frame="1"/>
        </w:rPr>
        <w:t>Genki</w:t>
      </w:r>
      <w:proofErr w:type="spellEnd"/>
      <w:r w:rsidRPr="009046FF">
        <w:rPr>
          <w:rFonts w:ascii="Lucida Console" w:eastAsia="Times New Roman" w:hAnsi="Lucida Console" w:cs="Courier New"/>
          <w:color w:val="000000"/>
          <w:sz w:val="20"/>
          <w:szCs w:val="20"/>
          <w:bdr w:val="none" w:sz="0" w:space="0" w:color="auto" w:frame="1"/>
        </w:rPr>
        <w:t xml:space="preserve">         1.47                0.49</w:t>
      </w:r>
    </w:p>
    <w:p w14:paraId="2FE9161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132                               Accolade         1.66                1.25</w:t>
      </w:r>
    </w:p>
    <w:p w14:paraId="1C01FF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133                                CTO </w:t>
      </w:r>
      <w:proofErr w:type="spellStart"/>
      <w:r w:rsidRPr="009046FF">
        <w:rPr>
          <w:rFonts w:ascii="Lucida Console" w:eastAsia="Times New Roman" w:hAnsi="Lucida Console" w:cs="Courier New"/>
          <w:color w:val="000000"/>
          <w:sz w:val="20"/>
          <w:szCs w:val="20"/>
          <w:bdr w:val="none" w:sz="0" w:space="0" w:color="auto" w:frame="1"/>
        </w:rPr>
        <w:t>SpA</w:t>
      </w:r>
      <w:proofErr w:type="spellEnd"/>
      <w:r w:rsidRPr="009046FF">
        <w:rPr>
          <w:rFonts w:ascii="Lucida Console" w:eastAsia="Times New Roman" w:hAnsi="Lucida Console" w:cs="Courier New"/>
          <w:color w:val="000000"/>
          <w:sz w:val="20"/>
          <w:szCs w:val="20"/>
          <w:bdr w:val="none" w:sz="0" w:space="0" w:color="auto" w:frame="1"/>
        </w:rPr>
        <w:t xml:space="preserve">         0.90                0.50</w:t>
      </w:r>
    </w:p>
    <w:p w14:paraId="13ABD94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134                           </w:t>
      </w:r>
      <w:proofErr w:type="spellStart"/>
      <w:r w:rsidRPr="009046FF">
        <w:rPr>
          <w:rFonts w:ascii="Lucida Console" w:eastAsia="Times New Roman" w:hAnsi="Lucida Console" w:cs="Courier New"/>
          <w:color w:val="000000"/>
          <w:sz w:val="20"/>
          <w:szCs w:val="20"/>
          <w:bdr w:val="none" w:sz="0" w:space="0" w:color="auto" w:frame="1"/>
        </w:rPr>
        <w:t>PopCap</w:t>
      </w:r>
      <w:proofErr w:type="spellEnd"/>
      <w:r w:rsidRPr="009046FF">
        <w:rPr>
          <w:rFonts w:ascii="Lucida Console" w:eastAsia="Times New Roman" w:hAnsi="Lucida Console" w:cs="Courier New"/>
          <w:color w:val="000000"/>
          <w:sz w:val="20"/>
          <w:szCs w:val="20"/>
          <w:bdr w:val="none" w:sz="0" w:space="0" w:color="auto" w:frame="1"/>
        </w:rPr>
        <w:t xml:space="preserve"> Games         1.56                1.10</w:t>
      </w:r>
    </w:p>
    <w:p w14:paraId="42BA79D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135                                    JVC         2.78                2.25</w:t>
      </w:r>
    </w:p>
    <w:p w14:paraId="06E1F8A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136                               P2 Games         0.39                0.02</w:t>
      </w:r>
    </w:p>
    <w:p w14:paraId="260D626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137                                  Spike         6.14                3.32</w:t>
      </w:r>
    </w:p>
    <w:p w14:paraId="6A840E2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138                              </w:t>
      </w:r>
      <w:proofErr w:type="spellStart"/>
      <w:r w:rsidRPr="009046FF">
        <w:rPr>
          <w:rFonts w:ascii="Lucida Console" w:eastAsia="Times New Roman" w:hAnsi="Lucida Console" w:cs="Courier New"/>
          <w:color w:val="000000"/>
          <w:sz w:val="20"/>
          <w:szCs w:val="20"/>
          <w:bdr w:val="none" w:sz="0" w:space="0" w:color="auto" w:frame="1"/>
        </w:rPr>
        <w:t>TalonSoft</w:t>
      </w:r>
      <w:proofErr w:type="spellEnd"/>
      <w:r w:rsidRPr="009046FF">
        <w:rPr>
          <w:rFonts w:ascii="Lucida Console" w:eastAsia="Times New Roman" w:hAnsi="Lucida Console" w:cs="Courier New"/>
          <w:color w:val="000000"/>
          <w:sz w:val="20"/>
          <w:szCs w:val="20"/>
          <w:bdr w:val="none" w:sz="0" w:space="0" w:color="auto" w:frame="1"/>
        </w:rPr>
        <w:t xml:space="preserve">         0.88                0.49</w:t>
      </w:r>
    </w:p>
    <w:p w14:paraId="67201C7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139                               </w:t>
      </w:r>
      <w:proofErr w:type="spellStart"/>
      <w:r w:rsidRPr="009046FF">
        <w:rPr>
          <w:rFonts w:ascii="Lucida Console" w:eastAsia="Times New Roman" w:hAnsi="Lucida Console" w:cs="Courier New"/>
          <w:color w:val="000000"/>
          <w:sz w:val="20"/>
          <w:szCs w:val="20"/>
          <w:bdr w:val="none" w:sz="0" w:space="0" w:color="auto" w:frame="1"/>
        </w:rPr>
        <w:t>Astragon</w:t>
      </w:r>
      <w:proofErr w:type="spellEnd"/>
      <w:r w:rsidRPr="009046FF">
        <w:rPr>
          <w:rFonts w:ascii="Lucida Console" w:eastAsia="Times New Roman" w:hAnsi="Lucida Console" w:cs="Courier New"/>
          <w:color w:val="000000"/>
          <w:sz w:val="20"/>
          <w:szCs w:val="20"/>
          <w:bdr w:val="none" w:sz="0" w:space="0" w:color="auto" w:frame="1"/>
        </w:rPr>
        <w:t xml:space="preserve">         0.62                0.24</w:t>
      </w:r>
    </w:p>
    <w:p w14:paraId="55F054A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140                       </w:t>
      </w:r>
      <w:proofErr w:type="spellStart"/>
      <w:r w:rsidRPr="009046FF">
        <w:rPr>
          <w:rFonts w:ascii="Lucida Console" w:eastAsia="Times New Roman" w:hAnsi="Lucida Console" w:cs="Courier New"/>
          <w:color w:val="000000"/>
          <w:sz w:val="20"/>
          <w:szCs w:val="20"/>
          <w:bdr w:val="none" w:sz="0" w:space="0" w:color="auto" w:frame="1"/>
        </w:rPr>
        <w:t>Enix</w:t>
      </w:r>
      <w:proofErr w:type="spellEnd"/>
      <w:r w:rsidRPr="009046FF">
        <w:rPr>
          <w:rFonts w:ascii="Lucida Console" w:eastAsia="Times New Roman" w:hAnsi="Lucida Console" w:cs="Courier New"/>
          <w:color w:val="000000"/>
          <w:sz w:val="20"/>
          <w:szCs w:val="20"/>
          <w:bdr w:val="none" w:sz="0" w:space="0" w:color="auto" w:frame="1"/>
        </w:rPr>
        <w:t xml:space="preserve"> Corporation        33.74                0.76</w:t>
      </w:r>
    </w:p>
    <w:p w14:paraId="7FEC3B3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141                        </w:t>
      </w:r>
      <w:proofErr w:type="spellStart"/>
      <w:r w:rsidRPr="009046FF">
        <w:rPr>
          <w:rFonts w:ascii="Lucida Console" w:eastAsia="Times New Roman" w:hAnsi="Lucida Console" w:cs="Courier New"/>
          <w:color w:val="000000"/>
          <w:sz w:val="20"/>
          <w:szCs w:val="20"/>
          <w:bdr w:val="none" w:sz="0" w:space="0" w:color="auto" w:frame="1"/>
        </w:rPr>
        <w:t>Kadokawa</w:t>
      </w:r>
      <w:proofErr w:type="spell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Shoten</w:t>
      </w:r>
      <w:proofErr w:type="spellEnd"/>
      <w:r w:rsidRPr="009046FF">
        <w:rPr>
          <w:rFonts w:ascii="Lucida Console" w:eastAsia="Times New Roman" w:hAnsi="Lucida Console" w:cs="Courier New"/>
          <w:color w:val="000000"/>
          <w:sz w:val="20"/>
          <w:szCs w:val="20"/>
          <w:bdr w:val="none" w:sz="0" w:space="0" w:color="auto" w:frame="1"/>
        </w:rPr>
        <w:t xml:space="preserve">         3.77                0.46</w:t>
      </w:r>
    </w:p>
    <w:p w14:paraId="24A8C82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142                      Sammy Corporation         2.73                0.41</w:t>
      </w:r>
    </w:p>
    <w:p w14:paraId="7A1387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143                    Foreign Media Games         0.62                0.27</w:t>
      </w:r>
    </w:p>
    <w:p w14:paraId="5A39024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144                                  </w:t>
      </w:r>
      <w:proofErr w:type="spellStart"/>
      <w:r w:rsidRPr="009046FF">
        <w:rPr>
          <w:rFonts w:ascii="Lucida Console" w:eastAsia="Times New Roman" w:hAnsi="Lucida Console" w:cs="Courier New"/>
          <w:color w:val="000000"/>
          <w:sz w:val="20"/>
          <w:szCs w:val="20"/>
          <w:bdr w:val="none" w:sz="0" w:space="0" w:color="auto" w:frame="1"/>
        </w:rPr>
        <w:t>PlayV</w:t>
      </w:r>
      <w:proofErr w:type="spellEnd"/>
      <w:r w:rsidRPr="009046FF">
        <w:rPr>
          <w:rFonts w:ascii="Lucida Console" w:eastAsia="Times New Roman" w:hAnsi="Lucida Console" w:cs="Courier New"/>
          <w:color w:val="000000"/>
          <w:sz w:val="20"/>
          <w:szCs w:val="20"/>
          <w:bdr w:val="none" w:sz="0" w:space="0" w:color="auto" w:frame="1"/>
        </w:rPr>
        <w:t xml:space="preserve">         0.45                0.10</w:t>
      </w:r>
    </w:p>
    <w:p w14:paraId="5819888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145                              Square EA         0.80                0.45</w:t>
      </w:r>
    </w:p>
    <w:p w14:paraId="669887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146                           Trion Worlds         1.13                0.72</w:t>
      </w:r>
    </w:p>
    <w:p w14:paraId="04A08EF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147                     Jester Interactive         1.13                0.70</w:t>
      </w:r>
    </w:p>
    <w:p w14:paraId="1E9A3C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148                                 Square         3.65                0.53</w:t>
      </w:r>
    </w:p>
    <w:p w14:paraId="1E197E7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149                     Illusion Softworks         0.70                0.34</w:t>
      </w:r>
    </w:p>
    <w:p w14:paraId="5315B0F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150                                 </w:t>
      </w:r>
      <w:proofErr w:type="spellStart"/>
      <w:r w:rsidRPr="009046FF">
        <w:rPr>
          <w:rFonts w:ascii="Lucida Console" w:eastAsia="Times New Roman" w:hAnsi="Lucida Console" w:cs="Courier New"/>
          <w:color w:val="000000"/>
          <w:sz w:val="20"/>
          <w:szCs w:val="20"/>
          <w:bdr w:val="none" w:sz="0" w:space="0" w:color="auto" w:frame="1"/>
        </w:rPr>
        <w:t>Imagic</w:t>
      </w:r>
      <w:proofErr w:type="spellEnd"/>
      <w:r w:rsidRPr="009046FF">
        <w:rPr>
          <w:rFonts w:ascii="Lucida Console" w:eastAsia="Times New Roman" w:hAnsi="Lucida Console" w:cs="Courier New"/>
          <w:color w:val="000000"/>
          <w:sz w:val="20"/>
          <w:szCs w:val="20"/>
          <w:bdr w:val="none" w:sz="0" w:space="0" w:color="auto" w:frame="1"/>
        </w:rPr>
        <w:t xml:space="preserve">         4.82                4.51</w:t>
      </w:r>
    </w:p>
    <w:p w14:paraId="0231BDE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151                                Level 5        12.16                0.20</w:t>
      </w:r>
    </w:p>
    <w:p w14:paraId="494E40A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152                           Parker Bros.         4.97                4.65</w:t>
      </w:r>
    </w:p>
    <w:p w14:paraId="5A12E6F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153                   Mud Duck Productions         0.83                0.52</w:t>
      </w:r>
    </w:p>
    <w:p w14:paraId="223367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154                                Sunsoft         0.96                0.50</w:t>
      </w:r>
    </w:p>
    <w:p w14:paraId="290BD93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155                  </w:t>
      </w:r>
      <w:proofErr w:type="spellStart"/>
      <w:r w:rsidRPr="009046FF">
        <w:rPr>
          <w:rFonts w:ascii="Lucida Console" w:eastAsia="Times New Roman" w:hAnsi="Lucida Console" w:cs="Courier New"/>
          <w:color w:val="000000"/>
          <w:sz w:val="20"/>
          <w:szCs w:val="20"/>
          <w:bdr w:val="none" w:sz="0" w:space="0" w:color="auto" w:frame="1"/>
        </w:rPr>
        <w:t>Tru</w:t>
      </w:r>
      <w:proofErr w:type="spellEnd"/>
      <w:r w:rsidRPr="009046FF">
        <w:rPr>
          <w:rFonts w:ascii="Lucida Console" w:eastAsia="Times New Roman" w:hAnsi="Lucida Console" w:cs="Courier New"/>
          <w:color w:val="000000"/>
          <w:sz w:val="20"/>
          <w:szCs w:val="20"/>
          <w:bdr w:val="none" w:sz="0" w:space="0" w:color="auto" w:frame="1"/>
        </w:rPr>
        <w:t xml:space="preserve"> Blu Entertainment         0.28                0.01</w:t>
      </w:r>
    </w:p>
    <w:p w14:paraId="4698CE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156                              </w:t>
      </w:r>
      <w:proofErr w:type="spellStart"/>
      <w:r w:rsidRPr="009046FF">
        <w:rPr>
          <w:rFonts w:ascii="Lucida Console" w:eastAsia="Times New Roman" w:hAnsi="Lucida Console" w:cs="Courier New"/>
          <w:color w:val="000000"/>
          <w:sz w:val="20"/>
          <w:szCs w:val="20"/>
          <w:bdr w:val="none" w:sz="0" w:space="0" w:color="auto" w:frame="1"/>
        </w:rPr>
        <w:t>NovaLogic</w:t>
      </w:r>
      <w:proofErr w:type="spellEnd"/>
      <w:r w:rsidRPr="009046FF">
        <w:rPr>
          <w:rFonts w:ascii="Lucida Console" w:eastAsia="Times New Roman" w:hAnsi="Lucida Console" w:cs="Courier New"/>
          <w:color w:val="000000"/>
          <w:sz w:val="20"/>
          <w:szCs w:val="20"/>
          <w:bdr w:val="none" w:sz="0" w:space="0" w:color="auto" w:frame="1"/>
        </w:rPr>
        <w:t xml:space="preserve">         0.79                0.48</w:t>
      </w:r>
    </w:p>
    <w:p w14:paraId="6F4439B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157                               Daedalic         0.30                0.00</w:t>
      </w:r>
    </w:p>
    <w:p w14:paraId="2766137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158                   Excalibur Publishing         0.28                0.00</w:t>
      </w:r>
    </w:p>
    <w:p w14:paraId="12069AA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159                          Wargaming.net         0.29                0.00</w:t>
      </w:r>
    </w:p>
    <w:p w14:paraId="2268806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160                Marvelous Entertainment         2.34                0.80</w:t>
      </w:r>
    </w:p>
    <w:p w14:paraId="1E134AB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161                    Brash Entertainment         1.21                0.89</w:t>
      </w:r>
    </w:p>
    <w:p w14:paraId="6526DB2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162                          From Software         1.65                0.35</w:t>
      </w:r>
    </w:p>
    <w:p w14:paraId="1EB30E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163                                </w:t>
      </w:r>
      <w:proofErr w:type="spellStart"/>
      <w:r w:rsidRPr="009046FF">
        <w:rPr>
          <w:rFonts w:ascii="Lucida Console" w:eastAsia="Times New Roman" w:hAnsi="Lucida Console" w:cs="Courier New"/>
          <w:color w:val="000000"/>
          <w:sz w:val="20"/>
          <w:szCs w:val="20"/>
          <w:bdr w:val="none" w:sz="0" w:space="0" w:color="auto" w:frame="1"/>
        </w:rPr>
        <w:t>Wanadoo</w:t>
      </w:r>
      <w:proofErr w:type="spellEnd"/>
      <w:r w:rsidRPr="009046FF">
        <w:rPr>
          <w:rFonts w:ascii="Lucida Console" w:eastAsia="Times New Roman" w:hAnsi="Lucida Console" w:cs="Courier New"/>
          <w:color w:val="000000"/>
          <w:sz w:val="20"/>
          <w:szCs w:val="20"/>
          <w:bdr w:val="none" w:sz="0" w:space="0" w:color="auto" w:frame="1"/>
        </w:rPr>
        <w:t xml:space="preserve">         0.64                0.30</w:t>
      </w:r>
    </w:p>
    <w:p w14:paraId="564A184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164                              </w:t>
      </w:r>
      <w:proofErr w:type="spellStart"/>
      <w:r w:rsidRPr="009046FF">
        <w:rPr>
          <w:rFonts w:ascii="Lucida Console" w:eastAsia="Times New Roman" w:hAnsi="Lucida Console" w:cs="Courier New"/>
          <w:color w:val="000000"/>
          <w:sz w:val="20"/>
          <w:szCs w:val="20"/>
          <w:bdr w:val="none" w:sz="0" w:space="0" w:color="auto" w:frame="1"/>
        </w:rPr>
        <w:t>Banpresto</w:t>
      </w:r>
      <w:proofErr w:type="spellEnd"/>
      <w:r w:rsidRPr="009046FF">
        <w:rPr>
          <w:rFonts w:ascii="Lucida Console" w:eastAsia="Times New Roman" w:hAnsi="Lucida Console" w:cs="Courier New"/>
          <w:color w:val="000000"/>
          <w:sz w:val="20"/>
          <w:szCs w:val="20"/>
          <w:bdr w:val="none" w:sz="0" w:space="0" w:color="auto" w:frame="1"/>
        </w:rPr>
        <w:t xml:space="preserve">        17.41                0.41</w:t>
      </w:r>
    </w:p>
    <w:p w14:paraId="7391E93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165                      </w:t>
      </w:r>
      <w:proofErr w:type="spellStart"/>
      <w:r w:rsidRPr="009046FF">
        <w:rPr>
          <w:rFonts w:ascii="Lucida Console" w:eastAsia="Times New Roman" w:hAnsi="Lucida Console" w:cs="Courier New"/>
          <w:color w:val="000000"/>
          <w:sz w:val="20"/>
          <w:szCs w:val="20"/>
          <w:bdr w:val="none" w:sz="0" w:space="0" w:color="auto" w:frame="1"/>
        </w:rPr>
        <w:t>bitComposer</w:t>
      </w:r>
      <w:proofErr w:type="spellEnd"/>
      <w:r w:rsidRPr="009046FF">
        <w:rPr>
          <w:rFonts w:ascii="Lucida Console" w:eastAsia="Times New Roman" w:hAnsi="Lucida Console" w:cs="Courier New"/>
          <w:color w:val="000000"/>
          <w:sz w:val="20"/>
          <w:szCs w:val="20"/>
          <w:bdr w:val="none" w:sz="0" w:space="0" w:color="auto" w:frame="1"/>
        </w:rPr>
        <w:t xml:space="preserve"> Games         0.44                0.16</w:t>
      </w:r>
    </w:p>
    <w:p w14:paraId="3FAC5D7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166                           Game Factory         3.74                3.31</w:t>
      </w:r>
    </w:p>
    <w:p w14:paraId="52895AB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167                                    CCP         0.21                0.00</w:t>
      </w:r>
    </w:p>
    <w:p w14:paraId="7A6B08A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168                               Starfish         0.71                0.39</w:t>
      </w:r>
    </w:p>
    <w:p w14:paraId="7738FD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169                   Alternative Software         0.21                0.00</w:t>
      </w:r>
    </w:p>
    <w:p w14:paraId="605C9FE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170                                Nobilis         1.95                1.61</w:t>
      </w:r>
    </w:p>
    <w:p w14:paraId="5C6ED63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171                                 </w:t>
      </w:r>
      <w:proofErr w:type="spellStart"/>
      <w:r w:rsidRPr="009046FF">
        <w:rPr>
          <w:rFonts w:ascii="Lucida Console" w:eastAsia="Times New Roman" w:hAnsi="Lucida Console" w:cs="Courier New"/>
          <w:color w:val="000000"/>
          <w:sz w:val="20"/>
          <w:szCs w:val="20"/>
          <w:bdr w:val="none" w:sz="0" w:space="0" w:color="auto" w:frame="1"/>
        </w:rPr>
        <w:t>Coleco</w:t>
      </w:r>
      <w:proofErr w:type="spellEnd"/>
      <w:r w:rsidRPr="009046FF">
        <w:rPr>
          <w:rFonts w:ascii="Lucida Console" w:eastAsia="Times New Roman" w:hAnsi="Lucida Console" w:cs="Courier New"/>
          <w:color w:val="000000"/>
          <w:sz w:val="20"/>
          <w:szCs w:val="20"/>
          <w:bdr w:val="none" w:sz="0" w:space="0" w:color="auto" w:frame="1"/>
        </w:rPr>
        <w:t xml:space="preserve">         3.07                2.87</w:t>
      </w:r>
    </w:p>
    <w:p w14:paraId="231C63B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172                  Marvelous Interactive         4.18                1.61</w:t>
      </w:r>
    </w:p>
    <w:p w14:paraId="1329CF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173                            </w:t>
      </w:r>
      <w:proofErr w:type="spellStart"/>
      <w:r w:rsidRPr="009046FF">
        <w:rPr>
          <w:rFonts w:ascii="Lucida Console" w:eastAsia="Times New Roman" w:hAnsi="Lucida Console" w:cs="Courier New"/>
          <w:color w:val="000000"/>
          <w:sz w:val="20"/>
          <w:szCs w:val="20"/>
          <w:bdr w:val="none" w:sz="0" w:space="0" w:color="auto" w:frame="1"/>
        </w:rPr>
        <w:t>Merscom</w:t>
      </w:r>
      <w:proofErr w:type="spellEnd"/>
      <w:r w:rsidRPr="009046FF">
        <w:rPr>
          <w:rFonts w:ascii="Lucida Console" w:eastAsia="Times New Roman" w:hAnsi="Lucida Console" w:cs="Courier New"/>
          <w:color w:val="000000"/>
          <w:sz w:val="20"/>
          <w:szCs w:val="20"/>
          <w:bdr w:val="none" w:sz="0" w:space="0" w:color="auto" w:frame="1"/>
        </w:rPr>
        <w:t xml:space="preserve"> LLC         0.20                0.00</w:t>
      </w:r>
    </w:p>
    <w:p w14:paraId="461A814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174                               XS Games         1.46                1.18</w:t>
      </w:r>
    </w:p>
    <w:p w14:paraId="01DE53E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175                 Electronic Arts Victor         0.43                0.23</w:t>
      </w:r>
    </w:p>
    <w:p w14:paraId="4945162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176                 Rebellion Developments         0.29                0.08</w:t>
      </w:r>
    </w:p>
    <w:p w14:paraId="7A7015E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177                    Knowledge Adventure         1.46                1.23</w:t>
      </w:r>
    </w:p>
    <w:p w14:paraId="3905758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178                            Pioneer LDC         0.75                0.23</w:t>
      </w:r>
    </w:p>
    <w:p w14:paraId="217A3C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179                 </w:t>
      </w:r>
      <w:proofErr w:type="spellStart"/>
      <w:r w:rsidRPr="009046FF">
        <w:rPr>
          <w:rFonts w:ascii="Lucida Console" w:eastAsia="Times New Roman" w:hAnsi="Lucida Console" w:cs="Courier New"/>
          <w:color w:val="000000"/>
          <w:sz w:val="20"/>
          <w:szCs w:val="20"/>
          <w:bdr w:val="none" w:sz="0" w:space="0" w:color="auto" w:frame="1"/>
        </w:rPr>
        <w:t>Playlogic</w:t>
      </w:r>
      <w:proofErr w:type="spellEnd"/>
      <w:r w:rsidRPr="009046FF">
        <w:rPr>
          <w:rFonts w:ascii="Lucida Console" w:eastAsia="Times New Roman" w:hAnsi="Lucida Console" w:cs="Courier New"/>
          <w:color w:val="000000"/>
          <w:sz w:val="20"/>
          <w:szCs w:val="20"/>
          <w:bdr w:val="none" w:sz="0" w:space="0" w:color="auto" w:frame="1"/>
        </w:rPr>
        <w:t xml:space="preserve"> Game Factory         1.21                0.94</w:t>
      </w:r>
    </w:p>
    <w:p w14:paraId="69612BB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180                   Swing! Entertainment         0.48                0.28</w:t>
      </w:r>
    </w:p>
    <w:p w14:paraId="4FD68C4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181                                    TYO         0.42                0.23</w:t>
      </w:r>
    </w:p>
    <w:p w14:paraId="74D1661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182                             989 Sports         0.37                0.21</w:t>
      </w:r>
    </w:p>
    <w:p w14:paraId="2046BE2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183               Conspiracy Entertainment         0.81                0.63</w:t>
      </w:r>
    </w:p>
    <w:p w14:paraId="54F995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184               </w:t>
      </w:r>
      <w:proofErr w:type="spellStart"/>
      <w:r w:rsidRPr="009046FF">
        <w:rPr>
          <w:rFonts w:ascii="Lucida Console" w:eastAsia="Times New Roman" w:hAnsi="Lucida Console" w:cs="Courier New"/>
          <w:color w:val="000000"/>
          <w:sz w:val="20"/>
          <w:szCs w:val="20"/>
          <w:bdr w:val="none" w:sz="0" w:space="0" w:color="auto" w:frame="1"/>
        </w:rPr>
        <w:t>DreamCatcher</w:t>
      </w:r>
      <w:proofErr w:type="spellEnd"/>
      <w:r w:rsidRPr="009046FF">
        <w:rPr>
          <w:rFonts w:ascii="Lucida Console" w:eastAsia="Times New Roman" w:hAnsi="Lucida Console" w:cs="Courier New"/>
          <w:color w:val="000000"/>
          <w:sz w:val="20"/>
          <w:szCs w:val="20"/>
          <w:bdr w:val="none" w:sz="0" w:space="0" w:color="auto" w:frame="1"/>
        </w:rPr>
        <w:t xml:space="preserve"> Interactive         0.96                0.75</w:t>
      </w:r>
    </w:p>
    <w:p w14:paraId="05E4F22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185                               </w:t>
      </w:r>
      <w:proofErr w:type="spellStart"/>
      <w:r w:rsidRPr="009046FF">
        <w:rPr>
          <w:rFonts w:ascii="Lucida Console" w:eastAsia="Times New Roman" w:hAnsi="Lucida Console" w:cs="Courier New"/>
          <w:color w:val="000000"/>
          <w:sz w:val="20"/>
          <w:szCs w:val="20"/>
          <w:bdr w:val="none" w:sz="0" w:space="0" w:color="auto" w:frame="1"/>
        </w:rPr>
        <w:t>Microids</w:t>
      </w:r>
      <w:proofErr w:type="spellEnd"/>
      <w:r w:rsidRPr="009046FF">
        <w:rPr>
          <w:rFonts w:ascii="Lucida Console" w:eastAsia="Times New Roman" w:hAnsi="Lucida Console" w:cs="Courier New"/>
          <w:color w:val="000000"/>
          <w:sz w:val="20"/>
          <w:szCs w:val="20"/>
          <w:bdr w:val="none" w:sz="0" w:space="0" w:color="auto" w:frame="1"/>
        </w:rPr>
        <w:t xml:space="preserve">         0.38                0.23</w:t>
      </w:r>
    </w:p>
    <w:p w14:paraId="3B2A66F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186                            </w:t>
      </w:r>
      <w:proofErr w:type="spellStart"/>
      <w:r w:rsidRPr="009046FF">
        <w:rPr>
          <w:rFonts w:ascii="Lucida Console" w:eastAsia="Times New Roman" w:hAnsi="Lucida Console" w:cs="Courier New"/>
          <w:color w:val="000000"/>
          <w:sz w:val="20"/>
          <w:szCs w:val="20"/>
          <w:bdr w:val="none" w:sz="0" w:space="0" w:color="auto" w:frame="1"/>
        </w:rPr>
        <w:t>Nordcurrent</w:t>
      </w:r>
      <w:proofErr w:type="spellEnd"/>
      <w:r w:rsidRPr="009046FF">
        <w:rPr>
          <w:rFonts w:ascii="Lucida Console" w:eastAsia="Times New Roman" w:hAnsi="Lucida Console" w:cs="Courier New"/>
          <w:color w:val="000000"/>
          <w:sz w:val="20"/>
          <w:szCs w:val="20"/>
          <w:bdr w:val="none" w:sz="0" w:space="0" w:color="auto" w:frame="1"/>
        </w:rPr>
        <w:t xml:space="preserve">         0.58                0.39</w:t>
      </w:r>
    </w:p>
    <w:p w14:paraId="64BCA5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187                           SNK </w:t>
      </w:r>
      <w:proofErr w:type="spellStart"/>
      <w:r w:rsidRPr="009046FF">
        <w:rPr>
          <w:rFonts w:ascii="Lucida Console" w:eastAsia="Times New Roman" w:hAnsi="Lucida Console" w:cs="Courier New"/>
          <w:color w:val="000000"/>
          <w:sz w:val="20"/>
          <w:szCs w:val="20"/>
          <w:bdr w:val="none" w:sz="0" w:space="0" w:color="auto" w:frame="1"/>
        </w:rPr>
        <w:t>Playmore</w:t>
      </w:r>
      <w:proofErr w:type="spellEnd"/>
      <w:r w:rsidRPr="009046FF">
        <w:rPr>
          <w:rFonts w:ascii="Lucida Console" w:eastAsia="Times New Roman" w:hAnsi="Lucida Console" w:cs="Courier New"/>
          <w:color w:val="000000"/>
          <w:sz w:val="20"/>
          <w:szCs w:val="20"/>
          <w:bdr w:val="none" w:sz="0" w:space="0" w:color="auto" w:frame="1"/>
        </w:rPr>
        <w:t xml:space="preserve">         0.96                0.23</w:t>
      </w:r>
    </w:p>
    <w:p w14:paraId="3437A9D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188                    Big Ben Interactive         0.98                0.78</w:t>
      </w:r>
    </w:p>
    <w:p w14:paraId="567C08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189                           </w:t>
      </w:r>
      <w:proofErr w:type="spellStart"/>
      <w:r w:rsidRPr="009046FF">
        <w:rPr>
          <w:rFonts w:ascii="Lucida Console" w:eastAsia="Times New Roman" w:hAnsi="Lucida Console" w:cs="Courier New"/>
          <w:color w:val="000000"/>
          <w:sz w:val="20"/>
          <w:szCs w:val="20"/>
          <w:bdr w:val="none" w:sz="0" w:space="0" w:color="auto" w:frame="1"/>
        </w:rPr>
        <w:t>Funbox</w:t>
      </w:r>
      <w:proofErr w:type="spellEnd"/>
      <w:r w:rsidRPr="009046FF">
        <w:rPr>
          <w:rFonts w:ascii="Lucida Console" w:eastAsia="Times New Roman" w:hAnsi="Lucida Console" w:cs="Courier New"/>
          <w:color w:val="000000"/>
          <w:sz w:val="20"/>
          <w:szCs w:val="20"/>
          <w:bdr w:val="none" w:sz="0" w:space="0" w:color="auto" w:frame="1"/>
        </w:rPr>
        <w:t xml:space="preserve"> Media         0.90                0.71</w:t>
      </w:r>
    </w:p>
    <w:p w14:paraId="6F4ED9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190                              Game Life         0.29                0.13</w:t>
      </w:r>
    </w:p>
    <w:p w14:paraId="3EEAD11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191                             </w:t>
      </w:r>
      <w:proofErr w:type="spellStart"/>
      <w:r w:rsidRPr="009046FF">
        <w:rPr>
          <w:rFonts w:ascii="Lucida Console" w:eastAsia="Times New Roman" w:hAnsi="Lucida Console" w:cs="Courier New"/>
          <w:color w:val="000000"/>
          <w:sz w:val="20"/>
          <w:szCs w:val="20"/>
          <w:bdr w:val="none" w:sz="0" w:space="0" w:color="auto" w:frame="1"/>
        </w:rPr>
        <w:t>Gamebridge</w:t>
      </w:r>
      <w:proofErr w:type="spellEnd"/>
      <w:r w:rsidRPr="009046FF">
        <w:rPr>
          <w:rFonts w:ascii="Lucida Console" w:eastAsia="Times New Roman" w:hAnsi="Lucida Console" w:cs="Courier New"/>
          <w:color w:val="000000"/>
          <w:sz w:val="20"/>
          <w:szCs w:val="20"/>
          <w:bdr w:val="none" w:sz="0" w:space="0" w:color="auto" w:frame="1"/>
        </w:rPr>
        <w:t xml:space="preserve">         0.73                0.30</w:t>
      </w:r>
    </w:p>
    <w:p w14:paraId="5164773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192                                  </w:t>
      </w:r>
      <w:proofErr w:type="spellStart"/>
      <w:r w:rsidRPr="009046FF">
        <w:rPr>
          <w:rFonts w:ascii="Lucida Console" w:eastAsia="Times New Roman" w:hAnsi="Lucida Console" w:cs="Courier New"/>
          <w:color w:val="000000"/>
          <w:sz w:val="20"/>
          <w:szCs w:val="20"/>
          <w:bdr w:val="none" w:sz="0" w:space="0" w:color="auto" w:frame="1"/>
        </w:rPr>
        <w:t>Magix</w:t>
      </w:r>
      <w:proofErr w:type="spellEnd"/>
      <w:r w:rsidRPr="009046FF">
        <w:rPr>
          <w:rFonts w:ascii="Lucida Console" w:eastAsia="Times New Roman" w:hAnsi="Lucida Console" w:cs="Courier New"/>
          <w:color w:val="000000"/>
          <w:sz w:val="20"/>
          <w:szCs w:val="20"/>
          <w:bdr w:val="none" w:sz="0" w:space="0" w:color="auto" w:frame="1"/>
        </w:rPr>
        <w:t xml:space="preserve">         0.34                0.17</w:t>
      </w:r>
    </w:p>
    <w:p w14:paraId="163F19C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193                              Rebellion         0.49                0.35</w:t>
      </w:r>
    </w:p>
    <w:p w14:paraId="0DCBDC9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194                     Reef Entertainment         0.33                0.17</w:t>
      </w:r>
    </w:p>
    <w:p w14:paraId="60DAD17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195                          Tetris Online         0.42                0.20</w:t>
      </w:r>
    </w:p>
    <w:p w14:paraId="45A2B4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196                  The Adventure Company         0.52                0.34</w:t>
      </w:r>
    </w:p>
    <w:p w14:paraId="0DE206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197                              U.S. Gold         0.34                0.19</w:t>
      </w:r>
    </w:p>
    <w:p w14:paraId="332CBE0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198                               TDK Core         0.62                0.24</w:t>
      </w:r>
    </w:p>
    <w:p w14:paraId="568298D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199                     Avalon Interactive         0.49                0.34</w:t>
      </w:r>
    </w:p>
    <w:p w14:paraId="6B2E2D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200                           SCS Software         0.14                0.00</w:t>
      </w:r>
    </w:p>
    <w:p w14:paraId="65934BB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201                Time Warner Interactive         0.33                0.18</w:t>
      </w:r>
    </w:p>
    <w:p w14:paraId="5ECD179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202                       Core Design Ltd.         0.29                0.16</w:t>
      </w:r>
    </w:p>
    <w:p w14:paraId="7D0E700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203               Blast! Entertainment Ltd         0.37                0.23</w:t>
      </w:r>
    </w:p>
    <w:p w14:paraId="2DEC2ED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204                 Daedalic Entertainment         0.12                0.00</w:t>
      </w:r>
    </w:p>
    <w:p w14:paraId="58CD72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205                    Hamster Corporation         0.31                0.16</w:t>
      </w:r>
    </w:p>
    <w:p w14:paraId="5C9E34C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206                        HMH Interactive         0.13                0.00</w:t>
      </w:r>
    </w:p>
    <w:p w14:paraId="3C5C2D2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207                              Playmates         0.29                0.16</w:t>
      </w:r>
    </w:p>
    <w:p w14:paraId="373E2AF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208                       Yacht Club Games         0.31                0.16</w:t>
      </w:r>
    </w:p>
    <w:p w14:paraId="6702CC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209           20th Century Fox Video Games         1.93                1.82</w:t>
      </w:r>
    </w:p>
    <w:p w14:paraId="716845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210                    Bohemia Interactive         0.12                0.00</w:t>
      </w:r>
    </w:p>
    <w:p w14:paraId="4835FDD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211                             </w:t>
      </w:r>
      <w:proofErr w:type="spellStart"/>
      <w:r w:rsidRPr="009046FF">
        <w:rPr>
          <w:rFonts w:ascii="Lucida Console" w:eastAsia="Times New Roman" w:hAnsi="Lucida Console" w:cs="Courier New"/>
          <w:color w:val="000000"/>
          <w:sz w:val="20"/>
          <w:szCs w:val="20"/>
          <w:bdr w:val="none" w:sz="0" w:space="0" w:color="auto" w:frame="1"/>
        </w:rPr>
        <w:t>Enterbrain</w:t>
      </w:r>
      <w:proofErr w:type="spellEnd"/>
      <w:r w:rsidRPr="009046FF">
        <w:rPr>
          <w:rFonts w:ascii="Lucida Console" w:eastAsia="Times New Roman" w:hAnsi="Lucida Console" w:cs="Courier New"/>
          <w:color w:val="000000"/>
          <w:sz w:val="20"/>
          <w:szCs w:val="20"/>
          <w:bdr w:val="none" w:sz="0" w:space="0" w:color="auto" w:frame="1"/>
        </w:rPr>
        <w:t xml:space="preserve">         2.23                0.12</w:t>
      </w:r>
    </w:p>
    <w:p w14:paraId="5A59287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212                                 </w:t>
      </w:r>
      <w:proofErr w:type="spellStart"/>
      <w:r w:rsidRPr="009046FF">
        <w:rPr>
          <w:rFonts w:ascii="Lucida Console" w:eastAsia="Times New Roman" w:hAnsi="Lucida Console" w:cs="Courier New"/>
          <w:color w:val="000000"/>
          <w:sz w:val="20"/>
          <w:szCs w:val="20"/>
          <w:bdr w:val="none" w:sz="0" w:space="0" w:color="auto" w:frame="1"/>
        </w:rPr>
        <w:t>Funcom</w:t>
      </w:r>
      <w:proofErr w:type="spellEnd"/>
      <w:r w:rsidRPr="009046FF">
        <w:rPr>
          <w:rFonts w:ascii="Lucida Console" w:eastAsia="Times New Roman" w:hAnsi="Lucida Console" w:cs="Courier New"/>
          <w:color w:val="000000"/>
          <w:sz w:val="20"/>
          <w:szCs w:val="20"/>
          <w:bdr w:val="none" w:sz="0" w:space="0" w:color="auto" w:frame="1"/>
        </w:rPr>
        <w:t xml:space="preserve">         0.19                0.07</w:t>
      </w:r>
    </w:p>
    <w:p w14:paraId="2971DF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213                      Jack of All Games         0.42                0.31</w:t>
      </w:r>
    </w:p>
    <w:p w14:paraId="108BB6E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214                        Magical Company         0.40                0.15</w:t>
      </w:r>
    </w:p>
    <w:p w14:paraId="5AF4E24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215                    </w:t>
      </w:r>
      <w:proofErr w:type="spellStart"/>
      <w:r w:rsidRPr="009046FF">
        <w:rPr>
          <w:rFonts w:ascii="Lucida Console" w:eastAsia="Times New Roman" w:hAnsi="Lucida Console" w:cs="Courier New"/>
          <w:color w:val="000000"/>
          <w:sz w:val="20"/>
          <w:szCs w:val="20"/>
          <w:bdr w:val="none" w:sz="0" w:space="0" w:color="auto" w:frame="1"/>
        </w:rPr>
        <w:t>Slitherine</w:t>
      </w:r>
      <w:proofErr w:type="spellEnd"/>
      <w:r w:rsidRPr="009046FF">
        <w:rPr>
          <w:rFonts w:ascii="Lucida Console" w:eastAsia="Times New Roman" w:hAnsi="Lucida Console" w:cs="Courier New"/>
          <w:color w:val="000000"/>
          <w:sz w:val="20"/>
          <w:szCs w:val="20"/>
          <w:bdr w:val="none" w:sz="0" w:space="0" w:color="auto" w:frame="1"/>
        </w:rPr>
        <w:t xml:space="preserve"> Software         0.21                0.08</w:t>
      </w:r>
    </w:p>
    <w:p w14:paraId="7F98E11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216                       Storm City Games         1.53                1.35</w:t>
      </w:r>
    </w:p>
    <w:p w14:paraId="2700AE9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217                               System 3         0.21                0.08</w:t>
      </w:r>
    </w:p>
    <w:p w14:paraId="6035979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218                                Telstar         0.28                0.16</w:t>
      </w:r>
    </w:p>
    <w:p w14:paraId="030453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219                    </w:t>
      </w:r>
      <w:proofErr w:type="spellStart"/>
      <w:r w:rsidRPr="009046FF">
        <w:rPr>
          <w:rFonts w:ascii="Lucida Console" w:eastAsia="Times New Roman" w:hAnsi="Lucida Console" w:cs="Courier New"/>
          <w:color w:val="000000"/>
          <w:sz w:val="20"/>
          <w:szCs w:val="20"/>
          <w:bdr w:val="none" w:sz="0" w:space="0" w:color="auto" w:frame="1"/>
        </w:rPr>
        <w:t>TopWare</w:t>
      </w:r>
      <w:proofErr w:type="spellEnd"/>
      <w:r w:rsidRPr="009046FF">
        <w:rPr>
          <w:rFonts w:ascii="Lucida Console" w:eastAsia="Times New Roman" w:hAnsi="Lucida Console" w:cs="Courier New"/>
          <w:color w:val="000000"/>
          <w:sz w:val="20"/>
          <w:szCs w:val="20"/>
          <w:bdr w:val="none" w:sz="0" w:space="0" w:color="auto" w:frame="1"/>
        </w:rPr>
        <w:t xml:space="preserve"> Interactive         0.12                0.00</w:t>
      </w:r>
    </w:p>
    <w:p w14:paraId="5806BCD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220                     American Softworks         0.24                0.13</w:t>
      </w:r>
    </w:p>
    <w:p w14:paraId="1588464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221             </w:t>
      </w:r>
      <w:proofErr w:type="spellStart"/>
      <w:r w:rsidRPr="009046FF">
        <w:rPr>
          <w:rFonts w:ascii="Lucida Console" w:eastAsia="Times New Roman" w:hAnsi="Lucida Console" w:cs="Courier New"/>
          <w:color w:val="000000"/>
          <w:sz w:val="20"/>
          <w:szCs w:val="20"/>
          <w:bdr w:val="none" w:sz="0" w:space="0" w:color="auto" w:frame="1"/>
        </w:rPr>
        <w:t>Ascaron</w:t>
      </w:r>
      <w:proofErr w:type="spellEnd"/>
      <w:r w:rsidRPr="009046FF">
        <w:rPr>
          <w:rFonts w:ascii="Lucida Console" w:eastAsia="Times New Roman" w:hAnsi="Lucida Console" w:cs="Courier New"/>
          <w:color w:val="000000"/>
          <w:sz w:val="20"/>
          <w:szCs w:val="20"/>
          <w:bdr w:val="none" w:sz="0" w:space="0" w:color="auto" w:frame="1"/>
        </w:rPr>
        <w:t xml:space="preserve"> Entertainment GmbH         0.11                0.00</w:t>
      </w:r>
    </w:p>
    <w:p w14:paraId="27FDC4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222                 </w:t>
      </w:r>
      <w:proofErr w:type="spellStart"/>
      <w:r w:rsidRPr="009046FF">
        <w:rPr>
          <w:rFonts w:ascii="Lucida Console" w:eastAsia="Times New Roman" w:hAnsi="Lucida Console" w:cs="Courier New"/>
          <w:color w:val="000000"/>
          <w:sz w:val="20"/>
          <w:szCs w:val="20"/>
          <w:bdr w:val="none" w:sz="0" w:space="0" w:color="auto" w:frame="1"/>
        </w:rPr>
        <w:t>Harmonix</w:t>
      </w:r>
      <w:proofErr w:type="spellEnd"/>
      <w:r w:rsidRPr="009046FF">
        <w:rPr>
          <w:rFonts w:ascii="Lucida Console" w:eastAsia="Times New Roman" w:hAnsi="Lucida Console" w:cs="Courier New"/>
          <w:color w:val="000000"/>
          <w:sz w:val="20"/>
          <w:szCs w:val="20"/>
          <w:bdr w:val="none" w:sz="0" w:space="0" w:color="auto" w:frame="1"/>
        </w:rPr>
        <w:t xml:space="preserve"> Music Systems         0.80                0.60</w:t>
      </w:r>
    </w:p>
    <w:p w14:paraId="4D6A212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223                      Havas Interactive         0.12                0.01</w:t>
      </w:r>
    </w:p>
    <w:p w14:paraId="7B85A28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224                        Hip Interactive         0.35                0.26</w:t>
      </w:r>
    </w:p>
    <w:p w14:paraId="50B960C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225            Pacific Century Cyber Works         0.26                0.11</w:t>
      </w:r>
    </w:p>
    <w:p w14:paraId="72C2614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226                                  Taito         2.83                0.41</w:t>
      </w:r>
    </w:p>
    <w:p w14:paraId="261A900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227                            </w:t>
      </w:r>
      <w:proofErr w:type="spellStart"/>
      <w:r w:rsidRPr="009046FF">
        <w:rPr>
          <w:rFonts w:ascii="Lucida Console" w:eastAsia="Times New Roman" w:hAnsi="Lucida Console" w:cs="Courier New"/>
          <w:color w:val="000000"/>
          <w:sz w:val="20"/>
          <w:szCs w:val="20"/>
          <w:bdr w:val="none" w:sz="0" w:space="0" w:color="auto" w:frame="1"/>
        </w:rPr>
        <w:t>Tigervision</w:t>
      </w:r>
      <w:proofErr w:type="spellEnd"/>
      <w:r w:rsidRPr="009046FF">
        <w:rPr>
          <w:rFonts w:ascii="Lucida Console" w:eastAsia="Times New Roman" w:hAnsi="Lucida Console" w:cs="Courier New"/>
          <w:color w:val="000000"/>
          <w:sz w:val="20"/>
          <w:szCs w:val="20"/>
          <w:bdr w:val="none" w:sz="0" w:space="0" w:color="auto" w:frame="1"/>
        </w:rPr>
        <w:t xml:space="preserve">         1.43                1.33</w:t>
      </w:r>
    </w:p>
    <w:p w14:paraId="6413144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228                               </w:t>
      </w:r>
      <w:proofErr w:type="spellStart"/>
      <w:r w:rsidRPr="009046FF">
        <w:rPr>
          <w:rFonts w:ascii="Lucida Console" w:eastAsia="Times New Roman" w:hAnsi="Lucida Console" w:cs="Courier New"/>
          <w:color w:val="000000"/>
          <w:sz w:val="20"/>
          <w:szCs w:val="20"/>
          <w:bdr w:val="none" w:sz="0" w:space="0" w:color="auto" w:frame="1"/>
        </w:rPr>
        <w:t>ValuSoft</w:t>
      </w:r>
      <w:proofErr w:type="spellEnd"/>
      <w:r w:rsidRPr="009046FF">
        <w:rPr>
          <w:rFonts w:ascii="Lucida Console" w:eastAsia="Times New Roman" w:hAnsi="Lucida Console" w:cs="Courier New"/>
          <w:color w:val="000000"/>
          <w:sz w:val="20"/>
          <w:szCs w:val="20"/>
          <w:bdr w:val="none" w:sz="0" w:space="0" w:color="auto" w:frame="1"/>
        </w:rPr>
        <w:t xml:space="preserve">         0.39                0.26</w:t>
      </w:r>
    </w:p>
    <w:p w14:paraId="4AFD140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229              Destination Software, Inc         0.86                0.75</w:t>
      </w:r>
    </w:p>
    <w:p w14:paraId="69F6012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230             Idea Factory International         0.60                0.23</w:t>
      </w:r>
    </w:p>
    <w:p w14:paraId="1D97CA6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231                     </w:t>
      </w:r>
      <w:proofErr w:type="spellStart"/>
      <w:r w:rsidRPr="009046FF">
        <w:rPr>
          <w:rFonts w:ascii="Lucida Console" w:eastAsia="Times New Roman" w:hAnsi="Lucida Console" w:cs="Courier New"/>
          <w:color w:val="000000"/>
          <w:sz w:val="20"/>
          <w:szCs w:val="20"/>
          <w:bdr w:val="none" w:sz="0" w:space="0" w:color="auto" w:frame="1"/>
        </w:rPr>
        <w:t>Neko</w:t>
      </w:r>
      <w:proofErr w:type="spellEnd"/>
      <w:r w:rsidRPr="009046FF">
        <w:rPr>
          <w:rFonts w:ascii="Lucida Console" w:eastAsia="Times New Roman" w:hAnsi="Lucida Console" w:cs="Courier New"/>
          <w:color w:val="000000"/>
          <w:sz w:val="20"/>
          <w:szCs w:val="20"/>
          <w:bdr w:val="none" w:sz="0" w:space="0" w:color="auto" w:frame="1"/>
        </w:rPr>
        <w:t xml:space="preserve"> Entertainment         0.30                0.20</w:t>
      </w:r>
    </w:p>
    <w:p w14:paraId="633CADF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232                              On Demand         0.21                0.12</w:t>
      </w:r>
    </w:p>
    <w:p w14:paraId="29EA4F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233                           </w:t>
      </w:r>
      <w:proofErr w:type="spellStart"/>
      <w:r w:rsidRPr="009046FF">
        <w:rPr>
          <w:rFonts w:ascii="Lucida Console" w:eastAsia="Times New Roman" w:hAnsi="Lucida Console" w:cs="Courier New"/>
          <w:color w:val="000000"/>
          <w:sz w:val="20"/>
          <w:szCs w:val="20"/>
          <w:bdr w:val="none" w:sz="0" w:space="0" w:color="auto" w:frame="1"/>
        </w:rPr>
        <w:t>Valcon</w:t>
      </w:r>
      <w:proofErr w:type="spellEnd"/>
      <w:r w:rsidRPr="009046FF">
        <w:rPr>
          <w:rFonts w:ascii="Lucida Console" w:eastAsia="Times New Roman" w:hAnsi="Lucida Console" w:cs="Courier New"/>
          <w:color w:val="000000"/>
          <w:sz w:val="20"/>
          <w:szCs w:val="20"/>
          <w:bdr w:val="none" w:sz="0" w:space="0" w:color="auto" w:frame="1"/>
        </w:rPr>
        <w:t xml:space="preserve"> Games         0.42                0.31</w:t>
      </w:r>
    </w:p>
    <w:p w14:paraId="1D0BA1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234                              Vic Tokai         0.28                0.19</w:t>
      </w:r>
    </w:p>
    <w:p w14:paraId="62496B3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235                     Victor Interactive         0.89                0.11</w:t>
      </w:r>
    </w:p>
    <w:p w14:paraId="35A1F6D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236                       Adeline Software         0.18                0.10</w:t>
      </w:r>
    </w:p>
    <w:p w14:paraId="218861B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237                            Indie Games         0.32                0.09</w:t>
      </w:r>
    </w:p>
    <w:p w14:paraId="081A674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238                           Liquid Games         0.26                0.19</w:t>
      </w:r>
    </w:p>
    <w:p w14:paraId="77F7E9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239                                    SSI         0.19                0.11</w:t>
      </w:r>
    </w:p>
    <w:p w14:paraId="7CB479A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240                                  Sting         0.65                0.40</w:t>
      </w:r>
    </w:p>
    <w:p w14:paraId="32ABE51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241                                 </w:t>
      </w:r>
      <w:proofErr w:type="spellStart"/>
      <w:r w:rsidRPr="009046FF">
        <w:rPr>
          <w:rFonts w:ascii="Lucida Console" w:eastAsia="Times New Roman" w:hAnsi="Lucida Console" w:cs="Courier New"/>
          <w:color w:val="000000"/>
          <w:sz w:val="20"/>
          <w:szCs w:val="20"/>
          <w:bdr w:val="none" w:sz="0" w:space="0" w:color="auto" w:frame="1"/>
        </w:rPr>
        <w:t>Tivola</w:t>
      </w:r>
      <w:proofErr w:type="spellEnd"/>
      <w:r w:rsidRPr="009046FF">
        <w:rPr>
          <w:rFonts w:ascii="Lucida Console" w:eastAsia="Times New Roman" w:hAnsi="Lucida Console" w:cs="Courier New"/>
          <w:color w:val="000000"/>
          <w:sz w:val="20"/>
          <w:szCs w:val="20"/>
          <w:bdr w:val="none" w:sz="0" w:space="0" w:color="auto" w:frame="1"/>
        </w:rPr>
        <w:t xml:space="preserve">         0.17                0.08</w:t>
      </w:r>
    </w:p>
    <w:p w14:paraId="078093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242                   Tripwire Interactive         0.13                0.04</w:t>
      </w:r>
    </w:p>
    <w:p w14:paraId="6A97131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243                             1C Company         0.10                0.01</w:t>
      </w:r>
    </w:p>
    <w:p w14:paraId="40C38B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244                    Revolution Software         0.08                0.00</w:t>
      </w:r>
    </w:p>
    <w:p w14:paraId="28C038C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245                  Vatical Entertainment         0.22                0.14</w:t>
      </w:r>
    </w:p>
    <w:p w14:paraId="714F4A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246                         AQ Interactive         0.56                0.34</w:t>
      </w:r>
    </w:p>
    <w:p w14:paraId="09E0E4F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247                            Crimson Cow         0.07                0.00</w:t>
      </w:r>
    </w:p>
    <w:p w14:paraId="13BD0F6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248                               7G//AMES         0.06                0.00</w:t>
      </w:r>
    </w:p>
    <w:p w14:paraId="5703DDC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249             CDV Software Entertainment         0.18                0.11</w:t>
      </w:r>
    </w:p>
    <w:p w14:paraId="4A60A19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250                               EA Games         0.15                0.07</w:t>
      </w:r>
    </w:p>
    <w:p w14:paraId="7825015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251                   </w:t>
      </w:r>
      <w:proofErr w:type="spellStart"/>
      <w:r w:rsidRPr="009046FF">
        <w:rPr>
          <w:rFonts w:ascii="Lucida Console" w:eastAsia="Times New Roman" w:hAnsi="Lucida Console" w:cs="Courier New"/>
          <w:color w:val="000000"/>
          <w:sz w:val="20"/>
          <w:szCs w:val="20"/>
          <w:bdr w:val="none" w:sz="0" w:space="0" w:color="auto" w:frame="1"/>
        </w:rPr>
        <w:t>inXile</w:t>
      </w:r>
      <w:proofErr w:type="spellEnd"/>
      <w:r w:rsidRPr="009046FF">
        <w:rPr>
          <w:rFonts w:ascii="Lucida Console" w:eastAsia="Times New Roman" w:hAnsi="Lucida Console" w:cs="Courier New"/>
          <w:color w:val="000000"/>
          <w:sz w:val="20"/>
          <w:szCs w:val="20"/>
          <w:bdr w:val="none" w:sz="0" w:space="0" w:color="auto" w:frame="1"/>
        </w:rPr>
        <w:t xml:space="preserve"> Entertainment         0.09                0.02</w:t>
      </w:r>
    </w:p>
    <w:p w14:paraId="3EB04EE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252                            Licensed 4U         0.06                0.00</w:t>
      </w:r>
    </w:p>
    <w:p w14:paraId="0CCEC81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253                           Pack </w:t>
      </w:r>
      <w:proofErr w:type="gramStart"/>
      <w:r w:rsidRPr="009046FF">
        <w:rPr>
          <w:rFonts w:ascii="Lucida Console" w:eastAsia="Times New Roman" w:hAnsi="Lucida Console" w:cs="Courier New"/>
          <w:color w:val="000000"/>
          <w:sz w:val="20"/>
          <w:szCs w:val="20"/>
          <w:bdr w:val="none" w:sz="0" w:space="0" w:color="auto" w:frame="1"/>
        </w:rPr>
        <w:t>In</w:t>
      </w:r>
      <w:proofErr w:type="gramEnd"/>
      <w:r w:rsidRPr="009046FF">
        <w:rPr>
          <w:rFonts w:ascii="Lucida Console" w:eastAsia="Times New Roman" w:hAnsi="Lucida Console" w:cs="Courier New"/>
          <w:color w:val="000000"/>
          <w:sz w:val="20"/>
          <w:szCs w:val="20"/>
          <w:bdr w:val="none" w:sz="0" w:space="0" w:color="auto" w:frame="1"/>
        </w:rPr>
        <w:t xml:space="preserve"> Soft         0.48                0.25</w:t>
      </w:r>
    </w:p>
    <w:p w14:paraId="73DFA0C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254                                 Takara         3.44                0.16</w:t>
      </w:r>
    </w:p>
    <w:p w14:paraId="6526E9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255                              </w:t>
      </w:r>
      <w:proofErr w:type="spellStart"/>
      <w:r w:rsidRPr="009046FF">
        <w:rPr>
          <w:rFonts w:ascii="Lucida Console" w:eastAsia="Times New Roman" w:hAnsi="Lucida Console" w:cs="Courier New"/>
          <w:color w:val="000000"/>
          <w:sz w:val="20"/>
          <w:szCs w:val="20"/>
          <w:bdr w:val="none" w:sz="0" w:space="0" w:color="auto" w:frame="1"/>
        </w:rPr>
        <w:t>Telegames</w:t>
      </w:r>
      <w:proofErr w:type="spellEnd"/>
      <w:r w:rsidRPr="009046FF">
        <w:rPr>
          <w:rFonts w:ascii="Lucida Console" w:eastAsia="Times New Roman" w:hAnsi="Lucida Console" w:cs="Courier New"/>
          <w:color w:val="000000"/>
          <w:sz w:val="20"/>
          <w:szCs w:val="20"/>
          <w:bdr w:val="none" w:sz="0" w:space="0" w:color="auto" w:frame="1"/>
        </w:rPr>
        <w:t xml:space="preserve">         1.03                0.91</w:t>
      </w:r>
    </w:p>
    <w:p w14:paraId="20EBCC6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256                              </w:t>
      </w:r>
      <w:proofErr w:type="spellStart"/>
      <w:r w:rsidRPr="009046FF">
        <w:rPr>
          <w:rFonts w:ascii="Lucida Console" w:eastAsia="Times New Roman" w:hAnsi="Lucida Console" w:cs="Courier New"/>
          <w:color w:val="000000"/>
          <w:sz w:val="20"/>
          <w:szCs w:val="20"/>
          <w:bdr w:val="none" w:sz="0" w:space="0" w:color="auto" w:frame="1"/>
        </w:rPr>
        <w:t>Tradewest</w:t>
      </w:r>
      <w:proofErr w:type="spellEnd"/>
      <w:r w:rsidRPr="009046FF">
        <w:rPr>
          <w:rFonts w:ascii="Lucida Console" w:eastAsia="Times New Roman" w:hAnsi="Lucida Console" w:cs="Courier New"/>
          <w:color w:val="000000"/>
          <w:sz w:val="20"/>
          <w:szCs w:val="20"/>
          <w:bdr w:val="none" w:sz="0" w:space="0" w:color="auto" w:frame="1"/>
        </w:rPr>
        <w:t xml:space="preserve">         0.09                0.02</w:t>
      </w:r>
    </w:p>
    <w:p w14:paraId="110D736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257                      </w:t>
      </w:r>
      <w:proofErr w:type="spellStart"/>
      <w:r w:rsidRPr="009046FF">
        <w:rPr>
          <w:rFonts w:ascii="Lucida Console" w:eastAsia="Times New Roman" w:hAnsi="Lucida Console" w:cs="Courier New"/>
          <w:color w:val="000000"/>
          <w:sz w:val="20"/>
          <w:szCs w:val="20"/>
          <w:bdr w:val="none" w:sz="0" w:space="0" w:color="auto" w:frame="1"/>
        </w:rPr>
        <w:t>Xicat</w:t>
      </w:r>
      <w:proofErr w:type="spellEnd"/>
      <w:r w:rsidRPr="009046FF">
        <w:rPr>
          <w:rFonts w:ascii="Lucida Console" w:eastAsia="Times New Roman" w:hAnsi="Lucida Console" w:cs="Courier New"/>
          <w:color w:val="000000"/>
          <w:sz w:val="20"/>
          <w:szCs w:val="20"/>
          <w:bdr w:val="none" w:sz="0" w:space="0" w:color="auto" w:frame="1"/>
        </w:rPr>
        <w:t xml:space="preserve"> Interactive         0.16                0.09</w:t>
      </w:r>
    </w:p>
    <w:p w14:paraId="4C11AE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258                                </w:t>
      </w:r>
      <w:proofErr w:type="spellStart"/>
      <w:r w:rsidRPr="009046FF">
        <w:rPr>
          <w:rFonts w:ascii="Lucida Console" w:eastAsia="Times New Roman" w:hAnsi="Lucida Console" w:cs="Courier New"/>
          <w:color w:val="000000"/>
          <w:sz w:val="20"/>
          <w:szCs w:val="20"/>
          <w:bdr w:val="none" w:sz="0" w:space="0" w:color="auto" w:frame="1"/>
        </w:rPr>
        <w:t>ArtDink</w:t>
      </w:r>
      <w:proofErr w:type="spellEnd"/>
      <w:r w:rsidRPr="009046FF">
        <w:rPr>
          <w:rFonts w:ascii="Lucida Console" w:eastAsia="Times New Roman" w:hAnsi="Lucida Console" w:cs="Courier New"/>
          <w:color w:val="000000"/>
          <w:sz w:val="20"/>
          <w:szCs w:val="20"/>
          <w:bdr w:val="none" w:sz="0" w:space="0" w:color="auto" w:frame="1"/>
        </w:rPr>
        <w:t xml:space="preserve">         0.75                0.07</w:t>
      </w:r>
    </w:p>
    <w:p w14:paraId="5D54F5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259                              </w:t>
      </w:r>
      <w:proofErr w:type="spellStart"/>
      <w:r w:rsidRPr="009046FF">
        <w:rPr>
          <w:rFonts w:ascii="Lucida Console" w:eastAsia="Times New Roman" w:hAnsi="Lucida Console" w:cs="Courier New"/>
          <w:color w:val="000000"/>
          <w:sz w:val="20"/>
          <w:szCs w:val="20"/>
          <w:bdr w:val="none" w:sz="0" w:space="0" w:color="auto" w:frame="1"/>
        </w:rPr>
        <w:t>Destineer</w:t>
      </w:r>
      <w:proofErr w:type="spellEnd"/>
      <w:r w:rsidRPr="009046FF">
        <w:rPr>
          <w:rFonts w:ascii="Lucida Console" w:eastAsia="Times New Roman" w:hAnsi="Lucida Console" w:cs="Courier New"/>
          <w:color w:val="000000"/>
          <w:sz w:val="20"/>
          <w:szCs w:val="20"/>
          <w:bdr w:val="none" w:sz="0" w:space="0" w:color="auto" w:frame="1"/>
        </w:rPr>
        <w:t xml:space="preserve">         4.37                4.06</w:t>
      </w:r>
    </w:p>
    <w:p w14:paraId="1F48FC3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260                 DreamWorks Interactive         0.13                0.07</w:t>
      </w:r>
    </w:p>
    <w:p w14:paraId="4E00885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261                       Focus Multimedia         0.05                0.00</w:t>
      </w:r>
    </w:p>
    <w:p w14:paraId="057A906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262                                </w:t>
      </w:r>
      <w:proofErr w:type="spellStart"/>
      <w:r w:rsidRPr="009046FF">
        <w:rPr>
          <w:rFonts w:ascii="Lucida Console" w:eastAsia="Times New Roman" w:hAnsi="Lucida Console" w:cs="Courier New"/>
          <w:color w:val="000000"/>
          <w:sz w:val="20"/>
          <w:szCs w:val="20"/>
          <w:bdr w:val="none" w:sz="0" w:space="0" w:color="auto" w:frame="1"/>
        </w:rPr>
        <w:t>FunSoft</w:t>
      </w:r>
      <w:proofErr w:type="spellEnd"/>
      <w:r w:rsidRPr="009046FF">
        <w:rPr>
          <w:rFonts w:ascii="Lucida Console" w:eastAsia="Times New Roman" w:hAnsi="Lucida Console" w:cs="Courier New"/>
          <w:color w:val="000000"/>
          <w:sz w:val="20"/>
          <w:szCs w:val="20"/>
          <w:bdr w:val="none" w:sz="0" w:space="0" w:color="auto" w:frame="1"/>
        </w:rPr>
        <w:t xml:space="preserve">         0.13                0.07</w:t>
      </w:r>
    </w:p>
    <w:p w14:paraId="4A0368E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263                                 </w:t>
      </w:r>
      <w:proofErr w:type="spellStart"/>
      <w:r w:rsidRPr="009046FF">
        <w:rPr>
          <w:rFonts w:ascii="Lucida Console" w:eastAsia="Times New Roman" w:hAnsi="Lucida Console" w:cs="Courier New"/>
          <w:color w:val="000000"/>
          <w:sz w:val="20"/>
          <w:szCs w:val="20"/>
          <w:bdr w:val="none" w:sz="0" w:space="0" w:color="auto" w:frame="1"/>
        </w:rPr>
        <w:t>Funsta</w:t>
      </w:r>
      <w:proofErr w:type="spellEnd"/>
      <w:r w:rsidRPr="009046FF">
        <w:rPr>
          <w:rFonts w:ascii="Lucida Console" w:eastAsia="Times New Roman" w:hAnsi="Lucida Console" w:cs="Courier New"/>
          <w:color w:val="000000"/>
          <w:sz w:val="20"/>
          <w:szCs w:val="20"/>
          <w:bdr w:val="none" w:sz="0" w:space="0" w:color="auto" w:frame="1"/>
        </w:rPr>
        <w:t xml:space="preserve">         0.19                0.13</w:t>
      </w:r>
    </w:p>
    <w:p w14:paraId="7FDB844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264                                   Gust         1.09                0.15</w:t>
      </w:r>
    </w:p>
    <w:p w14:paraId="236ECAB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265                   Hudson Entertainment         1.69                0.33</w:t>
      </w:r>
    </w:p>
    <w:p w14:paraId="6C63EB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266                    Iceberg Interactive         0.07                0.02</w:t>
      </w:r>
    </w:p>
    <w:p w14:paraId="50582F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267                           Idea Factory         4.00                0.53</w:t>
      </w:r>
    </w:p>
    <w:p w14:paraId="6212850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268                                   </w:t>
      </w:r>
      <w:proofErr w:type="spellStart"/>
      <w:r w:rsidRPr="009046FF">
        <w:rPr>
          <w:rFonts w:ascii="Lucida Console" w:eastAsia="Times New Roman" w:hAnsi="Lucida Console" w:cs="Courier New"/>
          <w:color w:val="000000"/>
          <w:sz w:val="20"/>
          <w:szCs w:val="20"/>
          <w:bdr w:val="none" w:sz="0" w:space="0" w:color="auto" w:frame="1"/>
        </w:rPr>
        <w:t>iWin</w:t>
      </w:r>
      <w:proofErr w:type="spellEnd"/>
      <w:r w:rsidRPr="009046FF">
        <w:rPr>
          <w:rFonts w:ascii="Lucida Console" w:eastAsia="Times New Roman" w:hAnsi="Lucida Console" w:cs="Courier New"/>
          <w:color w:val="000000"/>
          <w:sz w:val="20"/>
          <w:szCs w:val="20"/>
          <w:bdr w:val="none" w:sz="0" w:space="0" w:color="auto" w:frame="1"/>
        </w:rPr>
        <w:t xml:space="preserve">         0.06                0.00</w:t>
      </w:r>
    </w:p>
    <w:p w14:paraId="7B854B6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269                               Mad Catz         0.31                0.24</w:t>
      </w:r>
    </w:p>
    <w:p w14:paraId="43ABB38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270                                Mastiff         2.23                2.04</w:t>
      </w:r>
    </w:p>
    <w:p w14:paraId="2D12D93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271                            Media Rings         0.65                0.14</w:t>
      </w:r>
    </w:p>
    <w:p w14:paraId="472331E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272                        Milestone </w:t>
      </w:r>
      <w:proofErr w:type="spellStart"/>
      <w:r w:rsidRPr="009046FF">
        <w:rPr>
          <w:rFonts w:ascii="Lucida Console" w:eastAsia="Times New Roman" w:hAnsi="Lucida Console" w:cs="Courier New"/>
          <w:color w:val="000000"/>
          <w:sz w:val="20"/>
          <w:szCs w:val="20"/>
          <w:bdr w:val="none" w:sz="0" w:space="0" w:color="auto" w:frame="1"/>
        </w:rPr>
        <w:t>S.r.l</w:t>
      </w:r>
      <w:proofErr w:type="spellEnd"/>
      <w:r w:rsidRPr="009046FF">
        <w:rPr>
          <w:rFonts w:ascii="Lucida Console" w:eastAsia="Times New Roman" w:hAnsi="Lucida Console" w:cs="Courier New"/>
          <w:color w:val="000000"/>
          <w:sz w:val="20"/>
          <w:szCs w:val="20"/>
          <w:bdr w:val="none" w:sz="0" w:space="0" w:color="auto" w:frame="1"/>
        </w:rPr>
        <w:t xml:space="preserve">         0.06                0.00</w:t>
      </w:r>
    </w:p>
    <w:p w14:paraId="2C3D28A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273                               Mystique         0.82                0.76</w:t>
      </w:r>
    </w:p>
    <w:p w14:paraId="414C82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274                                 Quelle         0.87                0.81</w:t>
      </w:r>
    </w:p>
    <w:p w14:paraId="2F3941C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275                            </w:t>
      </w:r>
      <w:proofErr w:type="spellStart"/>
      <w:r w:rsidRPr="009046FF">
        <w:rPr>
          <w:rFonts w:ascii="Lucida Console" w:eastAsia="Times New Roman" w:hAnsi="Lucida Console" w:cs="Courier New"/>
          <w:color w:val="000000"/>
          <w:sz w:val="20"/>
          <w:szCs w:val="20"/>
          <w:bdr w:val="none" w:sz="0" w:space="0" w:color="auto" w:frame="1"/>
        </w:rPr>
        <w:t>Zushi</w:t>
      </w:r>
      <w:proofErr w:type="spellEnd"/>
      <w:r w:rsidRPr="009046FF">
        <w:rPr>
          <w:rFonts w:ascii="Lucida Console" w:eastAsia="Times New Roman" w:hAnsi="Lucida Console" w:cs="Courier New"/>
          <w:color w:val="000000"/>
          <w:sz w:val="20"/>
          <w:szCs w:val="20"/>
          <w:bdr w:val="none" w:sz="0" w:space="0" w:color="auto" w:frame="1"/>
        </w:rPr>
        <w:t xml:space="preserve"> Games         1.84                1.67</w:t>
      </w:r>
    </w:p>
    <w:p w14:paraId="429E228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276                        10TACLE Studios         0.11                0.07</w:t>
      </w:r>
    </w:p>
    <w:p w14:paraId="479E57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277                                49Games         0.04                0.00</w:t>
      </w:r>
    </w:p>
    <w:p w14:paraId="209D076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278                            </w:t>
      </w:r>
      <w:proofErr w:type="spellStart"/>
      <w:r w:rsidRPr="009046FF">
        <w:rPr>
          <w:rFonts w:ascii="Lucida Console" w:eastAsia="Times New Roman" w:hAnsi="Lucida Console" w:cs="Courier New"/>
          <w:color w:val="000000"/>
          <w:sz w:val="20"/>
          <w:szCs w:val="20"/>
          <w:bdr w:val="none" w:sz="0" w:space="0" w:color="auto" w:frame="1"/>
        </w:rPr>
        <w:t>Ackkstudios</w:t>
      </w:r>
      <w:proofErr w:type="spellEnd"/>
      <w:r w:rsidRPr="009046FF">
        <w:rPr>
          <w:rFonts w:ascii="Lucida Console" w:eastAsia="Times New Roman" w:hAnsi="Lucida Console" w:cs="Courier New"/>
          <w:color w:val="000000"/>
          <w:sz w:val="20"/>
          <w:szCs w:val="20"/>
          <w:bdr w:val="none" w:sz="0" w:space="0" w:color="auto" w:frame="1"/>
        </w:rPr>
        <w:t xml:space="preserve">         0.84                0.13</w:t>
      </w:r>
    </w:p>
    <w:p w14:paraId="4331157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279                   </w:t>
      </w:r>
      <w:proofErr w:type="spellStart"/>
      <w:r w:rsidRPr="009046FF">
        <w:rPr>
          <w:rFonts w:ascii="Lucida Console" w:eastAsia="Times New Roman" w:hAnsi="Lucida Console" w:cs="Courier New"/>
          <w:color w:val="000000"/>
          <w:sz w:val="20"/>
          <w:szCs w:val="20"/>
          <w:bdr w:val="none" w:sz="0" w:space="0" w:color="auto" w:frame="1"/>
        </w:rPr>
        <w:t>Alawar</w:t>
      </w:r>
      <w:proofErr w:type="spellEnd"/>
      <w:r w:rsidRPr="009046FF">
        <w:rPr>
          <w:rFonts w:ascii="Lucida Console" w:eastAsia="Times New Roman" w:hAnsi="Lucida Console" w:cs="Courier New"/>
          <w:color w:val="000000"/>
          <w:sz w:val="20"/>
          <w:szCs w:val="20"/>
          <w:bdr w:val="none" w:sz="0" w:space="0" w:color="auto" w:frame="1"/>
        </w:rPr>
        <w:t xml:space="preserve"> Entertainment         0.05                0.00</w:t>
      </w:r>
    </w:p>
    <w:p w14:paraId="4D1242E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280                                  </w:t>
      </w:r>
      <w:proofErr w:type="spellStart"/>
      <w:r w:rsidRPr="009046FF">
        <w:rPr>
          <w:rFonts w:ascii="Lucida Console" w:eastAsia="Times New Roman" w:hAnsi="Lucida Console" w:cs="Courier New"/>
          <w:color w:val="000000"/>
          <w:sz w:val="20"/>
          <w:szCs w:val="20"/>
          <w:bdr w:val="none" w:sz="0" w:space="0" w:color="auto" w:frame="1"/>
        </w:rPr>
        <w:t>Aspyr</w:t>
      </w:r>
      <w:proofErr w:type="spellEnd"/>
      <w:r w:rsidRPr="009046FF">
        <w:rPr>
          <w:rFonts w:ascii="Lucida Console" w:eastAsia="Times New Roman" w:hAnsi="Lucida Console" w:cs="Courier New"/>
          <w:color w:val="000000"/>
          <w:sz w:val="20"/>
          <w:szCs w:val="20"/>
          <w:bdr w:val="none" w:sz="0" w:space="0" w:color="auto" w:frame="1"/>
        </w:rPr>
        <w:t xml:space="preserve">         0.64                0.55</w:t>
      </w:r>
    </w:p>
    <w:p w14:paraId="509DD1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281                         Big Fish Games         0.04                0.00</w:t>
      </w:r>
    </w:p>
    <w:p w14:paraId="516A4CA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282                               Data Age         0.70                0.66</w:t>
      </w:r>
    </w:p>
    <w:p w14:paraId="760B3D1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283                       </w:t>
      </w:r>
      <w:proofErr w:type="spellStart"/>
      <w:r w:rsidRPr="009046FF">
        <w:rPr>
          <w:rFonts w:ascii="Lucida Console" w:eastAsia="Times New Roman" w:hAnsi="Lucida Console" w:cs="Courier New"/>
          <w:color w:val="000000"/>
          <w:sz w:val="20"/>
          <w:szCs w:val="20"/>
          <w:bdr w:val="none" w:sz="0" w:space="0" w:color="auto" w:frame="1"/>
        </w:rPr>
        <w:t>Devolver</w:t>
      </w:r>
      <w:proofErr w:type="spellEnd"/>
      <w:r w:rsidRPr="009046FF">
        <w:rPr>
          <w:rFonts w:ascii="Lucida Console" w:eastAsia="Times New Roman" w:hAnsi="Lucida Console" w:cs="Courier New"/>
          <w:color w:val="000000"/>
          <w:sz w:val="20"/>
          <w:szCs w:val="20"/>
          <w:bdr w:val="none" w:sz="0" w:space="0" w:color="auto" w:frame="1"/>
        </w:rPr>
        <w:t xml:space="preserve"> Digital         0.04                0.00</w:t>
      </w:r>
    </w:p>
    <w:p w14:paraId="283486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284                              DSI Games         0.34                0.29</w:t>
      </w:r>
    </w:p>
    <w:p w14:paraId="0211597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285                          Evolved Games         0.33                0.26</w:t>
      </w:r>
    </w:p>
    <w:p w14:paraId="6EA12E9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286                 </w:t>
      </w:r>
      <w:proofErr w:type="spellStart"/>
      <w:r w:rsidRPr="009046FF">
        <w:rPr>
          <w:rFonts w:ascii="Lucida Console" w:eastAsia="Times New Roman" w:hAnsi="Lucida Console" w:cs="Courier New"/>
          <w:color w:val="000000"/>
          <w:sz w:val="20"/>
          <w:szCs w:val="20"/>
          <w:bdr w:val="none" w:sz="0" w:space="0" w:color="auto" w:frame="1"/>
        </w:rPr>
        <w:t>GameMill</w:t>
      </w:r>
      <w:proofErr w:type="spellEnd"/>
      <w:r w:rsidRPr="009046FF">
        <w:rPr>
          <w:rFonts w:ascii="Lucida Console" w:eastAsia="Times New Roman" w:hAnsi="Lucida Console" w:cs="Courier New"/>
          <w:color w:val="000000"/>
          <w:sz w:val="20"/>
          <w:szCs w:val="20"/>
          <w:bdr w:val="none" w:sz="0" w:space="0" w:color="auto" w:frame="1"/>
        </w:rPr>
        <w:t xml:space="preserve"> Entertainment         1.41                1.28</w:t>
      </w:r>
    </w:p>
    <w:p w14:paraId="388588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287                    Human Entertainment         3.02                0.06</w:t>
      </w:r>
    </w:p>
    <w:p w14:paraId="75D8AD8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288                  Interplay Productions         0.10                0.05</w:t>
      </w:r>
    </w:p>
    <w:p w14:paraId="148546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289                                 Laguna         1.55                0.16</w:t>
      </w:r>
    </w:p>
    <w:p w14:paraId="57F109B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290                              LSP Games         0.13                0.08</w:t>
      </w:r>
    </w:p>
    <w:p w14:paraId="550E47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291                            Mamba Games         0.05                0.00</w:t>
      </w:r>
    </w:p>
    <w:p w14:paraId="1FCEB00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292                           Men-A-Vision         0.77                0.72</w:t>
      </w:r>
    </w:p>
    <w:p w14:paraId="57437BA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293               Monte Christo Multimedia         0.05                0.00</w:t>
      </w:r>
    </w:p>
    <w:p w14:paraId="52EB3B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294                           Myelin Media         0.14                0.09</w:t>
      </w:r>
    </w:p>
    <w:p w14:paraId="256550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295                        </w:t>
      </w:r>
      <w:proofErr w:type="spellStart"/>
      <w:r w:rsidRPr="009046FF">
        <w:rPr>
          <w:rFonts w:ascii="Lucida Console" w:eastAsia="Times New Roman" w:hAnsi="Lucida Console" w:cs="Courier New"/>
          <w:color w:val="000000"/>
          <w:sz w:val="20"/>
          <w:szCs w:val="20"/>
          <w:bdr w:val="none" w:sz="0" w:space="0" w:color="auto" w:frame="1"/>
        </w:rPr>
        <w:t>PopTop</w:t>
      </w:r>
      <w:proofErr w:type="spellEnd"/>
      <w:r w:rsidRPr="009046FF">
        <w:rPr>
          <w:rFonts w:ascii="Lucida Console" w:eastAsia="Times New Roman" w:hAnsi="Lucida Console" w:cs="Courier New"/>
          <w:color w:val="000000"/>
          <w:sz w:val="20"/>
          <w:szCs w:val="20"/>
          <w:bdr w:val="none" w:sz="0" w:space="0" w:color="auto" w:frame="1"/>
        </w:rPr>
        <w:t xml:space="preserve"> Software         0.11                0.06</w:t>
      </w:r>
    </w:p>
    <w:p w14:paraId="3AC395F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296                           </w:t>
      </w:r>
      <w:proofErr w:type="spellStart"/>
      <w:r w:rsidRPr="009046FF">
        <w:rPr>
          <w:rFonts w:ascii="Lucida Console" w:eastAsia="Times New Roman" w:hAnsi="Lucida Console" w:cs="Courier New"/>
          <w:color w:val="000000"/>
          <w:sz w:val="20"/>
          <w:szCs w:val="20"/>
          <w:bdr w:val="none" w:sz="0" w:space="0" w:color="auto" w:frame="1"/>
        </w:rPr>
        <w:t>responDESIGN</w:t>
      </w:r>
      <w:proofErr w:type="spellEnd"/>
      <w:r w:rsidRPr="009046FF">
        <w:rPr>
          <w:rFonts w:ascii="Lucida Console" w:eastAsia="Times New Roman" w:hAnsi="Lucida Console" w:cs="Courier New"/>
          <w:color w:val="000000"/>
          <w:sz w:val="20"/>
          <w:szCs w:val="20"/>
          <w:bdr w:val="none" w:sz="0" w:space="0" w:color="auto" w:frame="1"/>
        </w:rPr>
        <w:t xml:space="preserve">         0.14                0.09</w:t>
      </w:r>
    </w:p>
    <w:p w14:paraId="7C5CF6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297                                    SPS         0.12                0.07</w:t>
      </w:r>
    </w:p>
    <w:p w14:paraId="1576E6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298                                 </w:t>
      </w:r>
      <w:proofErr w:type="spellStart"/>
      <w:r w:rsidRPr="009046FF">
        <w:rPr>
          <w:rFonts w:ascii="Lucida Console" w:eastAsia="Times New Roman" w:hAnsi="Lucida Console" w:cs="Courier New"/>
          <w:color w:val="000000"/>
          <w:sz w:val="20"/>
          <w:szCs w:val="20"/>
          <w:bdr w:val="none" w:sz="0" w:space="0" w:color="auto" w:frame="1"/>
        </w:rPr>
        <w:t>Syscom</w:t>
      </w:r>
      <w:proofErr w:type="spellEnd"/>
      <w:r w:rsidRPr="009046FF">
        <w:rPr>
          <w:rFonts w:ascii="Lucida Console" w:eastAsia="Times New Roman" w:hAnsi="Lucida Console" w:cs="Courier New"/>
          <w:color w:val="000000"/>
          <w:sz w:val="20"/>
          <w:szCs w:val="20"/>
          <w:bdr w:val="none" w:sz="0" w:space="0" w:color="auto" w:frame="1"/>
        </w:rPr>
        <w:t xml:space="preserve">         0.27                0.06</w:t>
      </w:r>
    </w:p>
    <w:p w14:paraId="0D639C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299                        Team17 Software         0.05                0.00</w:t>
      </w:r>
    </w:p>
    <w:p w14:paraId="4184DF7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300                        Universal </w:t>
      </w:r>
      <w:proofErr w:type="spellStart"/>
      <w:r w:rsidRPr="009046FF">
        <w:rPr>
          <w:rFonts w:ascii="Lucida Console" w:eastAsia="Times New Roman" w:hAnsi="Lucida Console" w:cs="Courier New"/>
          <w:color w:val="000000"/>
          <w:sz w:val="20"/>
          <w:szCs w:val="20"/>
          <w:bdr w:val="none" w:sz="0" w:space="0" w:color="auto" w:frame="1"/>
        </w:rPr>
        <w:t>Gamex</w:t>
      </w:r>
      <w:proofErr w:type="spellEnd"/>
      <w:r w:rsidRPr="009046FF">
        <w:rPr>
          <w:rFonts w:ascii="Lucida Console" w:eastAsia="Times New Roman" w:hAnsi="Lucida Console" w:cs="Courier New"/>
          <w:color w:val="000000"/>
          <w:sz w:val="20"/>
          <w:szCs w:val="20"/>
          <w:bdr w:val="none" w:sz="0" w:space="0" w:color="auto" w:frame="1"/>
        </w:rPr>
        <w:t xml:space="preserve">         0.63                0.58</w:t>
      </w:r>
    </w:p>
    <w:p w14:paraId="217CA4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301                            </w:t>
      </w:r>
      <w:proofErr w:type="spellStart"/>
      <w:r w:rsidRPr="009046FF">
        <w:rPr>
          <w:rFonts w:ascii="Lucida Console" w:eastAsia="Times New Roman" w:hAnsi="Lucida Console" w:cs="Courier New"/>
          <w:color w:val="000000"/>
          <w:sz w:val="20"/>
          <w:szCs w:val="20"/>
          <w:bdr w:val="none" w:sz="0" w:space="0" w:color="auto" w:frame="1"/>
        </w:rPr>
        <w:t>Xseed</w:t>
      </w:r>
      <w:proofErr w:type="spellEnd"/>
      <w:r w:rsidRPr="009046FF">
        <w:rPr>
          <w:rFonts w:ascii="Lucida Console" w:eastAsia="Times New Roman" w:hAnsi="Lucida Console" w:cs="Courier New"/>
          <w:color w:val="000000"/>
          <w:sz w:val="20"/>
          <w:szCs w:val="20"/>
          <w:bdr w:val="none" w:sz="0" w:space="0" w:color="auto" w:frame="1"/>
        </w:rPr>
        <w:t xml:space="preserve"> Games         0.89                0.41</w:t>
      </w:r>
    </w:p>
    <w:p w14:paraId="45CA3F0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302                                 2D Boy         0.04                0.00</w:t>
      </w:r>
    </w:p>
    <w:p w14:paraId="7AE00B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303                        Answer Software         0.50                0.46</w:t>
      </w:r>
    </w:p>
    <w:p w14:paraId="0037CD3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304                                  Arika         0.10                0.04</w:t>
      </w:r>
    </w:p>
    <w:p w14:paraId="77C8595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305                              Blue Byte         0.03                0.00</w:t>
      </w:r>
    </w:p>
    <w:p w14:paraId="5C1979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306                          Compile Heart         1.37                0.50</w:t>
      </w:r>
    </w:p>
    <w:p w14:paraId="585D43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307                           CPG Products         0.54                0.50</w:t>
      </w:r>
    </w:p>
    <w:p w14:paraId="0CE230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308                     Culture Publishers         0.09                0.05</w:t>
      </w:r>
    </w:p>
    <w:p w14:paraId="5C77E61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309                       Easy Interactive         0.03                0.00</w:t>
      </w:r>
    </w:p>
    <w:p w14:paraId="7EC2FF9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310                                  Elite         0.07                0.04</w:t>
      </w:r>
    </w:p>
    <w:p w14:paraId="19D3E14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311                                 Encore         0.07                0.04</w:t>
      </w:r>
    </w:p>
    <w:p w14:paraId="70772FA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312                           </w:t>
      </w:r>
      <w:proofErr w:type="spellStart"/>
      <w:r w:rsidRPr="009046FF">
        <w:rPr>
          <w:rFonts w:ascii="Lucida Console" w:eastAsia="Times New Roman" w:hAnsi="Lucida Console" w:cs="Courier New"/>
          <w:color w:val="000000"/>
          <w:sz w:val="20"/>
          <w:szCs w:val="20"/>
          <w:bdr w:val="none" w:sz="0" w:space="0" w:color="auto" w:frame="1"/>
        </w:rPr>
        <w:t>Headup</w:t>
      </w:r>
      <w:proofErr w:type="spellEnd"/>
      <w:r w:rsidRPr="009046FF">
        <w:rPr>
          <w:rFonts w:ascii="Lucida Console" w:eastAsia="Times New Roman" w:hAnsi="Lucida Console" w:cs="Courier New"/>
          <w:color w:val="000000"/>
          <w:sz w:val="20"/>
          <w:szCs w:val="20"/>
          <w:bdr w:val="none" w:sz="0" w:space="0" w:color="auto" w:frame="1"/>
        </w:rPr>
        <w:t xml:space="preserve"> Games         0.03                0.00</w:t>
      </w:r>
    </w:p>
    <w:p w14:paraId="276BC3A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313                              Imagineer         2.65                0.09</w:t>
      </w:r>
    </w:p>
    <w:p w14:paraId="6C3CC68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314                            Just Flight         0.04                0.00</w:t>
      </w:r>
    </w:p>
    <w:p w14:paraId="729967C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315                      MC2 Entertainment         0.06                0.03</w:t>
      </w:r>
    </w:p>
    <w:p w14:paraId="02305BB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316                         Origin Systems         0.09                0.05</w:t>
      </w:r>
    </w:p>
    <w:p w14:paraId="143B94D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317                        Scholastic Inc.         2.88                2.67</w:t>
      </w:r>
    </w:p>
    <w:p w14:paraId="4CCA8EC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318                                    SNK         2.59                0.04</w:t>
      </w:r>
    </w:p>
    <w:p w14:paraId="11D4EE8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319                            Takara </w:t>
      </w:r>
      <w:proofErr w:type="spellStart"/>
      <w:r w:rsidRPr="009046FF">
        <w:rPr>
          <w:rFonts w:ascii="Lucida Console" w:eastAsia="Times New Roman" w:hAnsi="Lucida Console" w:cs="Courier New"/>
          <w:color w:val="000000"/>
          <w:sz w:val="20"/>
          <w:szCs w:val="20"/>
          <w:bdr w:val="none" w:sz="0" w:space="0" w:color="auto" w:frame="1"/>
        </w:rPr>
        <w:t>Tomy</w:t>
      </w:r>
      <w:proofErr w:type="spellEnd"/>
      <w:r w:rsidRPr="009046FF">
        <w:rPr>
          <w:rFonts w:ascii="Lucida Console" w:eastAsia="Times New Roman" w:hAnsi="Lucida Console" w:cs="Courier New"/>
          <w:color w:val="000000"/>
          <w:sz w:val="20"/>
          <w:szCs w:val="20"/>
          <w:bdr w:val="none" w:sz="0" w:space="0" w:color="auto" w:frame="1"/>
        </w:rPr>
        <w:t xml:space="preserve">         2.72                0.76</w:t>
      </w:r>
    </w:p>
    <w:p w14:paraId="30D01A7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320                            </w:t>
      </w:r>
      <w:proofErr w:type="spellStart"/>
      <w:r w:rsidRPr="009046FF">
        <w:rPr>
          <w:rFonts w:ascii="Lucida Console" w:eastAsia="Times New Roman" w:hAnsi="Lucida Console" w:cs="Courier New"/>
          <w:color w:val="000000"/>
          <w:sz w:val="20"/>
          <w:szCs w:val="20"/>
          <w:bdr w:val="none" w:sz="0" w:space="0" w:color="auto" w:frame="1"/>
        </w:rPr>
        <w:t>Ultravision</w:t>
      </w:r>
      <w:proofErr w:type="spellEnd"/>
      <w:r w:rsidRPr="009046FF">
        <w:rPr>
          <w:rFonts w:ascii="Lucida Console" w:eastAsia="Times New Roman" w:hAnsi="Lucida Console" w:cs="Courier New"/>
          <w:color w:val="000000"/>
          <w:sz w:val="20"/>
          <w:szCs w:val="20"/>
          <w:bdr w:val="none" w:sz="0" w:space="0" w:color="auto" w:frame="1"/>
        </w:rPr>
        <w:t xml:space="preserve">         0.47                0.44</w:t>
      </w:r>
    </w:p>
    <w:p w14:paraId="3A9359F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321                     Wizard Video Games         0.62                0.58</w:t>
      </w:r>
    </w:p>
    <w:p w14:paraId="41EFF8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322                     Xing Entertainment         0.25                0.04</w:t>
      </w:r>
    </w:p>
    <w:p w14:paraId="2E29C68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323                               </w:t>
      </w:r>
      <w:proofErr w:type="spellStart"/>
      <w:r w:rsidRPr="009046FF">
        <w:rPr>
          <w:rFonts w:ascii="Lucida Console" w:eastAsia="Times New Roman" w:hAnsi="Lucida Console" w:cs="Courier New"/>
          <w:color w:val="000000"/>
          <w:sz w:val="20"/>
          <w:szCs w:val="20"/>
          <w:bdr w:val="none" w:sz="0" w:space="0" w:color="auto" w:frame="1"/>
        </w:rPr>
        <w:t>Aerosoft</w:t>
      </w:r>
      <w:proofErr w:type="spellEnd"/>
      <w:r w:rsidRPr="009046FF">
        <w:rPr>
          <w:rFonts w:ascii="Lucida Console" w:eastAsia="Times New Roman" w:hAnsi="Lucida Console" w:cs="Courier New"/>
          <w:color w:val="000000"/>
          <w:sz w:val="20"/>
          <w:szCs w:val="20"/>
          <w:bdr w:val="none" w:sz="0" w:space="0" w:color="auto" w:frame="1"/>
        </w:rPr>
        <w:t xml:space="preserve">         0.03                0.01</w:t>
      </w:r>
    </w:p>
    <w:p w14:paraId="13B1863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324                 </w:t>
      </w:r>
      <w:proofErr w:type="spellStart"/>
      <w:r w:rsidRPr="009046FF">
        <w:rPr>
          <w:rFonts w:ascii="Lucida Console" w:eastAsia="Times New Roman" w:hAnsi="Lucida Console" w:cs="Courier New"/>
          <w:color w:val="000000"/>
          <w:sz w:val="20"/>
          <w:szCs w:val="20"/>
          <w:bdr w:val="none" w:sz="0" w:space="0" w:color="auto" w:frame="1"/>
        </w:rPr>
        <w:t>Agatsuma</w:t>
      </w:r>
      <w:proofErr w:type="spellEnd"/>
      <w:r w:rsidRPr="009046FF">
        <w:rPr>
          <w:rFonts w:ascii="Lucida Console" w:eastAsia="Times New Roman" w:hAnsi="Lucida Console" w:cs="Courier New"/>
          <w:color w:val="000000"/>
          <w:sz w:val="20"/>
          <w:szCs w:val="20"/>
          <w:bdr w:val="none" w:sz="0" w:space="0" w:color="auto" w:frame="1"/>
        </w:rPr>
        <w:t xml:space="preserve"> Entertainment         0.31                0.22</w:t>
      </w:r>
    </w:p>
    <w:p w14:paraId="1C7640F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325                                 Altron         0.07                0.05</w:t>
      </w:r>
    </w:p>
    <w:p w14:paraId="7FA7604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326                        CBS Electronics         0.31                0.29</w:t>
      </w:r>
    </w:p>
    <w:p w14:paraId="532488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327                     </w:t>
      </w:r>
      <w:proofErr w:type="spellStart"/>
      <w:r w:rsidRPr="009046FF">
        <w:rPr>
          <w:rFonts w:ascii="Lucida Console" w:eastAsia="Times New Roman" w:hAnsi="Lucida Console" w:cs="Courier New"/>
          <w:color w:val="000000"/>
          <w:sz w:val="20"/>
          <w:szCs w:val="20"/>
          <w:bdr w:val="none" w:sz="0" w:space="0" w:color="auto" w:frame="1"/>
        </w:rPr>
        <w:t>Codemasters</w:t>
      </w:r>
      <w:proofErr w:type="spellEnd"/>
      <w:r w:rsidRPr="009046FF">
        <w:rPr>
          <w:rFonts w:ascii="Lucida Console" w:eastAsia="Times New Roman" w:hAnsi="Lucida Console" w:cs="Courier New"/>
          <w:color w:val="000000"/>
          <w:sz w:val="20"/>
          <w:szCs w:val="20"/>
          <w:bdr w:val="none" w:sz="0" w:space="0" w:color="auto" w:frame="1"/>
        </w:rPr>
        <w:t xml:space="preserve"> Online         0.02                0.00</w:t>
      </w:r>
    </w:p>
    <w:p w14:paraId="3B99B13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328                                    ESP         0.59                0.03</w:t>
      </w:r>
    </w:p>
    <w:p w14:paraId="122FB3E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329                                  </w:t>
      </w:r>
      <w:proofErr w:type="spellStart"/>
      <w:r w:rsidRPr="009046FF">
        <w:rPr>
          <w:rFonts w:ascii="Lucida Console" w:eastAsia="Times New Roman" w:hAnsi="Lucida Console" w:cs="Courier New"/>
          <w:color w:val="000000"/>
          <w:sz w:val="20"/>
          <w:szCs w:val="20"/>
          <w:bdr w:val="none" w:sz="0" w:space="0" w:color="auto" w:frame="1"/>
        </w:rPr>
        <w:t>FuRyu</w:t>
      </w:r>
      <w:proofErr w:type="spellEnd"/>
      <w:r w:rsidRPr="009046FF">
        <w:rPr>
          <w:rFonts w:ascii="Lucida Console" w:eastAsia="Times New Roman" w:hAnsi="Lucida Console" w:cs="Courier New"/>
          <w:color w:val="000000"/>
          <w:sz w:val="20"/>
          <w:szCs w:val="20"/>
          <w:bdr w:val="none" w:sz="0" w:space="0" w:color="auto" w:frame="1"/>
        </w:rPr>
        <w:t xml:space="preserve">         1.31                0.11</w:t>
      </w:r>
    </w:p>
    <w:p w14:paraId="4B15EF4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330                               Gamecock         0.18                0.16</w:t>
      </w:r>
    </w:p>
    <w:p w14:paraId="238A27E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331                                </w:t>
      </w:r>
      <w:proofErr w:type="spellStart"/>
      <w:r w:rsidRPr="009046FF">
        <w:rPr>
          <w:rFonts w:ascii="Lucida Console" w:eastAsia="Times New Roman" w:hAnsi="Lucida Console" w:cs="Courier New"/>
          <w:color w:val="000000"/>
          <w:sz w:val="20"/>
          <w:szCs w:val="20"/>
          <w:bdr w:val="none" w:sz="0" w:space="0" w:color="auto" w:frame="1"/>
        </w:rPr>
        <w:t>GameTek</w:t>
      </w:r>
      <w:proofErr w:type="spellEnd"/>
      <w:r w:rsidRPr="009046FF">
        <w:rPr>
          <w:rFonts w:ascii="Lucida Console" w:eastAsia="Times New Roman" w:hAnsi="Lucida Console" w:cs="Courier New"/>
          <w:color w:val="000000"/>
          <w:sz w:val="20"/>
          <w:szCs w:val="20"/>
          <w:bdr w:val="none" w:sz="0" w:space="0" w:color="auto" w:frame="1"/>
        </w:rPr>
        <w:t xml:space="preserve">         0.10                0.08</w:t>
      </w:r>
    </w:p>
    <w:p w14:paraId="062994F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332                                    GOA         0.02                0.00</w:t>
      </w:r>
    </w:p>
    <w:p w14:paraId="0444D5F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333                 </w:t>
      </w:r>
      <w:proofErr w:type="spellStart"/>
      <w:r w:rsidRPr="009046FF">
        <w:rPr>
          <w:rFonts w:ascii="Lucida Console" w:eastAsia="Times New Roman" w:hAnsi="Lucida Console" w:cs="Courier New"/>
          <w:color w:val="000000"/>
          <w:sz w:val="20"/>
          <w:szCs w:val="20"/>
          <w:bdr w:val="none" w:sz="0" w:space="0" w:color="auto" w:frame="1"/>
        </w:rPr>
        <w:t>Graphsim</w:t>
      </w:r>
      <w:proofErr w:type="spellEnd"/>
      <w:r w:rsidRPr="009046FF">
        <w:rPr>
          <w:rFonts w:ascii="Lucida Console" w:eastAsia="Times New Roman" w:hAnsi="Lucida Console" w:cs="Courier New"/>
          <w:color w:val="000000"/>
          <w:sz w:val="20"/>
          <w:szCs w:val="20"/>
          <w:bdr w:val="none" w:sz="0" w:space="0" w:color="auto" w:frame="1"/>
        </w:rPr>
        <w:t xml:space="preserve"> Entertainment         0.02                0.00</w:t>
      </w:r>
    </w:p>
    <w:p w14:paraId="5FD075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reached 'max' / </w:t>
      </w:r>
      <w:proofErr w:type="spellStart"/>
      <w:r w:rsidRPr="009046FF">
        <w:rPr>
          <w:rFonts w:ascii="Lucida Console" w:eastAsia="Times New Roman" w:hAnsi="Lucida Console" w:cs="Courier New"/>
          <w:color w:val="000000"/>
          <w:sz w:val="20"/>
          <w:szCs w:val="20"/>
          <w:bdr w:val="none" w:sz="0" w:space="0" w:color="auto" w:frame="1"/>
        </w:rPr>
        <w:t>getOption</w:t>
      </w:r>
      <w:proofErr w:type="spellEnd"/>
      <w:r w:rsidRPr="009046FF">
        <w:rPr>
          <w:rFonts w:ascii="Lucida Console" w:eastAsia="Times New Roman" w:hAnsi="Lucida Console" w:cs="Courier New"/>
          <w:color w:val="000000"/>
          <w:sz w:val="20"/>
          <w:szCs w:val="20"/>
          <w:bdr w:val="none" w:sz="0" w:space="0" w:color="auto" w:frame="1"/>
        </w:rPr>
        <w:t>("</w:t>
      </w:r>
      <w:proofErr w:type="spellStart"/>
      <w:r w:rsidRPr="009046FF">
        <w:rPr>
          <w:rFonts w:ascii="Lucida Console" w:eastAsia="Times New Roman" w:hAnsi="Lucida Console" w:cs="Courier New"/>
          <w:color w:val="000000"/>
          <w:sz w:val="20"/>
          <w:szCs w:val="20"/>
          <w:bdr w:val="none" w:sz="0" w:space="0" w:color="auto" w:frame="1"/>
        </w:rPr>
        <w:t>max.print</w:t>
      </w:r>
      <w:proofErr w:type="spellEnd"/>
      <w:r w:rsidRPr="009046FF">
        <w:rPr>
          <w:rFonts w:ascii="Lucida Console" w:eastAsia="Times New Roman" w:hAnsi="Lucida Console" w:cs="Courier New"/>
          <w:color w:val="000000"/>
          <w:sz w:val="20"/>
          <w:szCs w:val="20"/>
          <w:bdr w:val="none" w:sz="0" w:space="0" w:color="auto" w:frame="1"/>
        </w:rPr>
        <w:t xml:space="preserve">") -- omitted 246 </w:t>
      </w:r>
      <w:proofErr w:type="gramStart"/>
      <w:r w:rsidRPr="009046FF">
        <w:rPr>
          <w:rFonts w:ascii="Lucida Console" w:eastAsia="Times New Roman" w:hAnsi="Lucida Console" w:cs="Courier New"/>
          <w:color w:val="000000"/>
          <w:sz w:val="20"/>
          <w:szCs w:val="20"/>
          <w:bdr w:val="none" w:sz="0" w:space="0" w:color="auto" w:frame="1"/>
        </w:rPr>
        <w:t>rows ]</w:t>
      </w:r>
      <w:proofErr w:type="gramEnd"/>
    </w:p>
    <w:p w14:paraId="5B3154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pm4&lt;-pubmerge4[1:3,1]</w:t>
      </w:r>
    </w:p>
    <w:p w14:paraId="0E73713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7DCA03D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#Ascending Publishers by Japan Sales</w:t>
      </w:r>
    </w:p>
    <w:p w14:paraId="4A0170C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pubmerge5&lt;-pubmerge[order(-</w:t>
      </w:r>
      <w:proofErr w:type="gramStart"/>
      <w:r w:rsidRPr="009046FF">
        <w:rPr>
          <w:rFonts w:ascii="Lucida Console" w:eastAsia="Times New Roman" w:hAnsi="Lucida Console" w:cs="Courier New"/>
          <w:color w:val="0000FF"/>
          <w:sz w:val="20"/>
          <w:szCs w:val="20"/>
        </w:rPr>
        <w:t>pubmerge$Japan.Sales,pubmerge</w:t>
      </w:r>
      <w:proofErr w:type="gramEnd"/>
      <w:r w:rsidRPr="009046FF">
        <w:rPr>
          <w:rFonts w:ascii="Lucida Console" w:eastAsia="Times New Roman" w:hAnsi="Lucida Console" w:cs="Courier New"/>
          <w:color w:val="0000FF"/>
          <w:sz w:val="20"/>
          <w:szCs w:val="20"/>
        </w:rPr>
        <w:t>$Publisher),]</w:t>
      </w:r>
    </w:p>
    <w:p w14:paraId="34501B8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(pubmerge</w:t>
      </w:r>
      <w:proofErr w:type="gramStart"/>
      <w:r w:rsidRPr="009046FF">
        <w:rPr>
          <w:rFonts w:ascii="Lucida Console" w:eastAsia="Times New Roman" w:hAnsi="Lucida Console" w:cs="Courier New"/>
          <w:color w:val="0000FF"/>
          <w:sz w:val="20"/>
          <w:szCs w:val="20"/>
        </w:rPr>
        <w:t>5)&lt;</w:t>
      </w:r>
      <w:proofErr w:type="gramEnd"/>
      <w:r w:rsidRPr="009046FF">
        <w:rPr>
          <w:rFonts w:ascii="Lucida Console" w:eastAsia="Times New Roman" w:hAnsi="Lucida Console" w:cs="Courier New"/>
          <w:color w:val="0000FF"/>
          <w:sz w:val="20"/>
          <w:szCs w:val="20"/>
        </w:rPr>
        <w:t>-NULL</w:t>
      </w:r>
    </w:p>
    <w:p w14:paraId="003D858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pubmerge5[1:3,1]</w:t>
      </w:r>
    </w:p>
    <w:p w14:paraId="53376FD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Nintendo                     Namco Bandai Games          </w:t>
      </w:r>
    </w:p>
    <w:p w14:paraId="10C9897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Konami Digital Entertainment</w:t>
      </w:r>
    </w:p>
    <w:p w14:paraId="1EAC12C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579 Levels: 10TACLE Studios 1C Company 20th Century Fox Video Games 2D Boy ... </w:t>
      </w:r>
      <w:proofErr w:type="spellStart"/>
      <w:r w:rsidRPr="009046FF">
        <w:rPr>
          <w:rFonts w:ascii="Lucida Console" w:eastAsia="Times New Roman" w:hAnsi="Lucida Console" w:cs="Courier New"/>
          <w:color w:val="000000"/>
          <w:sz w:val="20"/>
          <w:szCs w:val="20"/>
          <w:bdr w:val="none" w:sz="0" w:space="0" w:color="auto" w:frame="1"/>
        </w:rPr>
        <w:t>Zushi</w:t>
      </w:r>
      <w:proofErr w:type="spellEnd"/>
      <w:r w:rsidRPr="009046FF">
        <w:rPr>
          <w:rFonts w:ascii="Lucida Console" w:eastAsia="Times New Roman" w:hAnsi="Lucida Console" w:cs="Courier New"/>
          <w:color w:val="000000"/>
          <w:sz w:val="20"/>
          <w:szCs w:val="20"/>
          <w:bdr w:val="none" w:sz="0" w:space="0" w:color="auto" w:frame="1"/>
        </w:rPr>
        <w:t xml:space="preserve"> Games</w:t>
      </w:r>
    </w:p>
    <w:p w14:paraId="4A58D6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pm5&lt;-pubmerge5[1:3,1]</w:t>
      </w:r>
    </w:p>
    <w:p w14:paraId="4D220D6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2E6A1D6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37F726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pm6&lt;-</w:t>
      </w:r>
      <w:proofErr w:type="spellStart"/>
      <w:proofErr w:type="gramStart"/>
      <w:r w:rsidRPr="009046FF">
        <w:rPr>
          <w:rFonts w:ascii="Lucida Console" w:eastAsia="Times New Roman" w:hAnsi="Lucida Console" w:cs="Courier New"/>
          <w:color w:val="0000FF"/>
          <w:sz w:val="20"/>
          <w:szCs w:val="20"/>
        </w:rPr>
        <w:t>data.frame</w:t>
      </w:r>
      <w:proofErr w:type="spellEnd"/>
      <w:proofErr w:type="gramEnd"/>
      <w:r w:rsidRPr="009046FF">
        <w:rPr>
          <w:rFonts w:ascii="Lucida Console" w:eastAsia="Times New Roman" w:hAnsi="Lucida Console" w:cs="Courier New"/>
          <w:color w:val="0000FF"/>
          <w:sz w:val="20"/>
          <w:szCs w:val="20"/>
        </w:rPr>
        <w:t>(c(pm2, pm3, pm4, pm5))</w:t>
      </w:r>
    </w:p>
    <w:p w14:paraId="1F9D2D8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6BE7C52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#Simplifying publishers</w:t>
      </w:r>
    </w:p>
    <w:p w14:paraId="3582EC0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pubmerge2.2&lt;-head(pubmerge2)</w:t>
      </w:r>
    </w:p>
    <w:p w14:paraId="7AA52BB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pubmerge2.2&lt;-pubmerge2.2</w:t>
      </w:r>
      <w:proofErr w:type="gramStart"/>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c(3:5)]</w:t>
      </w:r>
    </w:p>
    <w:p w14:paraId="2D8A282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(pubmerge2.2)</w:t>
      </w:r>
    </w:p>
    <w:p w14:paraId="2832332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"Publisher"    "</w:t>
      </w:r>
      <w:proofErr w:type="spellStart"/>
      <w:r w:rsidRPr="009046FF">
        <w:rPr>
          <w:rFonts w:ascii="Lucida Console" w:eastAsia="Times New Roman" w:hAnsi="Lucida Console" w:cs="Courier New"/>
          <w:color w:val="000000"/>
          <w:sz w:val="20"/>
          <w:szCs w:val="20"/>
          <w:bdr w:val="none" w:sz="0" w:space="0" w:color="auto" w:frame="1"/>
        </w:rPr>
        <w:t>Global.Sales</w:t>
      </w:r>
      <w:proofErr w:type="spellEnd"/>
      <w:r w:rsidRPr="009046FF">
        <w:rPr>
          <w:rFonts w:ascii="Lucida Console" w:eastAsia="Times New Roman" w:hAnsi="Lucida Console" w:cs="Courier New"/>
          <w:color w:val="000000"/>
          <w:sz w:val="20"/>
          <w:szCs w:val="20"/>
          <w:bdr w:val="none" w:sz="0" w:space="0" w:color="auto" w:frame="1"/>
        </w:rPr>
        <w:t>"</w:t>
      </w:r>
    </w:p>
    <w:p w14:paraId="28E176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6C7B89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pubmerge3.3&lt;-head(pubmerge3)</w:t>
      </w:r>
    </w:p>
    <w:p w14:paraId="5A69E65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(pubmerge3.3)</w:t>
      </w:r>
    </w:p>
    <w:p w14:paraId="2BB63DE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"Publisher"           "</w:t>
      </w:r>
      <w:proofErr w:type="spellStart"/>
      <w:r w:rsidRPr="009046FF">
        <w:rPr>
          <w:rFonts w:ascii="Lucida Console" w:eastAsia="Times New Roman" w:hAnsi="Lucida Console" w:cs="Courier New"/>
          <w:color w:val="000000"/>
          <w:sz w:val="20"/>
          <w:szCs w:val="20"/>
          <w:bdr w:val="none" w:sz="0" w:space="0" w:color="auto" w:frame="1"/>
        </w:rPr>
        <w:t>Global.Sales</w:t>
      </w:r>
      <w:proofErr w:type="spellEnd"/>
      <w:r w:rsidRPr="009046FF">
        <w:rPr>
          <w:rFonts w:ascii="Lucida Console" w:eastAsia="Times New Roman" w:hAnsi="Lucida Console" w:cs="Courier New"/>
          <w:color w:val="000000"/>
          <w:sz w:val="20"/>
          <w:szCs w:val="20"/>
          <w:bdr w:val="none" w:sz="0" w:space="0" w:color="auto" w:frame="1"/>
        </w:rPr>
        <w:t>"        "</w:t>
      </w:r>
      <w:proofErr w:type="spellStart"/>
      <w:proofErr w:type="gramStart"/>
      <w:r w:rsidRPr="009046FF">
        <w:rPr>
          <w:rFonts w:ascii="Lucida Console" w:eastAsia="Times New Roman" w:hAnsi="Lucida Console" w:cs="Courier New"/>
          <w:color w:val="000000"/>
          <w:sz w:val="20"/>
          <w:szCs w:val="20"/>
          <w:bdr w:val="none" w:sz="0" w:space="0" w:color="auto" w:frame="1"/>
        </w:rPr>
        <w:t>North.America.Sales</w:t>
      </w:r>
      <w:proofErr w:type="spellEnd"/>
      <w:proofErr w:type="gramEnd"/>
      <w:r w:rsidRPr="009046FF">
        <w:rPr>
          <w:rFonts w:ascii="Lucida Console" w:eastAsia="Times New Roman" w:hAnsi="Lucida Console" w:cs="Courier New"/>
          <w:color w:val="000000"/>
          <w:sz w:val="20"/>
          <w:szCs w:val="20"/>
          <w:bdr w:val="none" w:sz="0" w:space="0" w:color="auto" w:frame="1"/>
        </w:rPr>
        <w:t>"</w:t>
      </w:r>
    </w:p>
    <w:p w14:paraId="09714D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w:t>
      </w:r>
      <w:proofErr w:type="spellStart"/>
      <w:r w:rsidRPr="009046FF">
        <w:rPr>
          <w:rFonts w:ascii="Lucida Console" w:eastAsia="Times New Roman" w:hAnsi="Lucida Console" w:cs="Courier New"/>
          <w:color w:val="000000"/>
          <w:sz w:val="20"/>
          <w:szCs w:val="20"/>
          <w:bdr w:val="none" w:sz="0" w:space="0" w:color="auto" w:frame="1"/>
        </w:rPr>
        <w:t>Europe.Sales</w:t>
      </w:r>
      <w:proofErr w:type="spellEnd"/>
      <w:r w:rsidRPr="009046FF">
        <w:rPr>
          <w:rFonts w:ascii="Lucida Console" w:eastAsia="Times New Roman" w:hAnsi="Lucida Console" w:cs="Courier New"/>
          <w:color w:val="000000"/>
          <w:sz w:val="20"/>
          <w:szCs w:val="20"/>
          <w:bdr w:val="none" w:sz="0" w:space="0" w:color="auto" w:frame="1"/>
        </w:rPr>
        <w:t>"        "</w:t>
      </w:r>
      <w:proofErr w:type="spellStart"/>
      <w:r w:rsidRPr="009046FF">
        <w:rPr>
          <w:rFonts w:ascii="Lucida Console" w:eastAsia="Times New Roman" w:hAnsi="Lucida Console" w:cs="Courier New"/>
          <w:color w:val="000000"/>
          <w:sz w:val="20"/>
          <w:szCs w:val="20"/>
          <w:bdr w:val="none" w:sz="0" w:space="0" w:color="auto" w:frame="1"/>
        </w:rPr>
        <w:t>Japan.Sales</w:t>
      </w:r>
      <w:proofErr w:type="spellEnd"/>
      <w:r w:rsidRPr="009046FF">
        <w:rPr>
          <w:rFonts w:ascii="Lucida Console" w:eastAsia="Times New Roman" w:hAnsi="Lucida Console" w:cs="Courier New"/>
          <w:color w:val="000000"/>
          <w:sz w:val="20"/>
          <w:szCs w:val="20"/>
          <w:bdr w:val="none" w:sz="0" w:space="0" w:color="auto" w:frame="1"/>
        </w:rPr>
        <w:t xml:space="preserve">"        </w:t>
      </w:r>
    </w:p>
    <w:p w14:paraId="5AA6349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pubmerge3.3&lt;-pubmerge3.3</w:t>
      </w:r>
      <w:proofErr w:type="gramStart"/>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c(2,4:5)]</w:t>
      </w:r>
    </w:p>
    <w:p w14:paraId="353CF75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(pubmerge3.3)</w:t>
      </w:r>
    </w:p>
    <w:p w14:paraId="7EE8FCE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"Publisher"           "</w:t>
      </w:r>
      <w:proofErr w:type="spellStart"/>
      <w:proofErr w:type="gramStart"/>
      <w:r w:rsidRPr="009046FF">
        <w:rPr>
          <w:rFonts w:ascii="Lucida Console" w:eastAsia="Times New Roman" w:hAnsi="Lucida Console" w:cs="Courier New"/>
          <w:color w:val="000000"/>
          <w:sz w:val="20"/>
          <w:szCs w:val="20"/>
          <w:bdr w:val="none" w:sz="0" w:space="0" w:color="auto" w:frame="1"/>
        </w:rPr>
        <w:t>North.America.Sales</w:t>
      </w:r>
      <w:proofErr w:type="spellEnd"/>
      <w:proofErr w:type="gramEnd"/>
      <w:r w:rsidRPr="009046FF">
        <w:rPr>
          <w:rFonts w:ascii="Lucida Console" w:eastAsia="Times New Roman" w:hAnsi="Lucida Console" w:cs="Courier New"/>
          <w:color w:val="000000"/>
          <w:sz w:val="20"/>
          <w:szCs w:val="20"/>
          <w:bdr w:val="none" w:sz="0" w:space="0" w:color="auto" w:frame="1"/>
        </w:rPr>
        <w:t>"</w:t>
      </w:r>
    </w:p>
    <w:p w14:paraId="4B3AE3E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2D4652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pubmerge4.4&lt;-head(pubmerge4)</w:t>
      </w:r>
    </w:p>
    <w:p w14:paraId="7DCEAE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(pubmerge4.4)</w:t>
      </w:r>
    </w:p>
    <w:p w14:paraId="7D058BF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"Publisher"           "</w:t>
      </w:r>
      <w:proofErr w:type="spellStart"/>
      <w:r w:rsidRPr="009046FF">
        <w:rPr>
          <w:rFonts w:ascii="Lucida Console" w:eastAsia="Times New Roman" w:hAnsi="Lucida Console" w:cs="Courier New"/>
          <w:color w:val="000000"/>
          <w:sz w:val="20"/>
          <w:szCs w:val="20"/>
          <w:bdr w:val="none" w:sz="0" w:space="0" w:color="auto" w:frame="1"/>
        </w:rPr>
        <w:t>Global.Sales</w:t>
      </w:r>
      <w:proofErr w:type="spellEnd"/>
      <w:r w:rsidRPr="009046FF">
        <w:rPr>
          <w:rFonts w:ascii="Lucida Console" w:eastAsia="Times New Roman" w:hAnsi="Lucida Console" w:cs="Courier New"/>
          <w:color w:val="000000"/>
          <w:sz w:val="20"/>
          <w:szCs w:val="20"/>
          <w:bdr w:val="none" w:sz="0" w:space="0" w:color="auto" w:frame="1"/>
        </w:rPr>
        <w:t>"        "</w:t>
      </w:r>
      <w:proofErr w:type="spellStart"/>
      <w:proofErr w:type="gramStart"/>
      <w:r w:rsidRPr="009046FF">
        <w:rPr>
          <w:rFonts w:ascii="Lucida Console" w:eastAsia="Times New Roman" w:hAnsi="Lucida Console" w:cs="Courier New"/>
          <w:color w:val="000000"/>
          <w:sz w:val="20"/>
          <w:szCs w:val="20"/>
          <w:bdr w:val="none" w:sz="0" w:space="0" w:color="auto" w:frame="1"/>
        </w:rPr>
        <w:t>North.America.Sales</w:t>
      </w:r>
      <w:proofErr w:type="spellEnd"/>
      <w:proofErr w:type="gramEnd"/>
      <w:r w:rsidRPr="009046FF">
        <w:rPr>
          <w:rFonts w:ascii="Lucida Console" w:eastAsia="Times New Roman" w:hAnsi="Lucida Console" w:cs="Courier New"/>
          <w:color w:val="000000"/>
          <w:sz w:val="20"/>
          <w:szCs w:val="20"/>
          <w:bdr w:val="none" w:sz="0" w:space="0" w:color="auto" w:frame="1"/>
        </w:rPr>
        <w:t>"</w:t>
      </w:r>
    </w:p>
    <w:p w14:paraId="58D882B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w:t>
      </w:r>
      <w:proofErr w:type="spellStart"/>
      <w:r w:rsidRPr="009046FF">
        <w:rPr>
          <w:rFonts w:ascii="Lucida Console" w:eastAsia="Times New Roman" w:hAnsi="Lucida Console" w:cs="Courier New"/>
          <w:color w:val="000000"/>
          <w:sz w:val="20"/>
          <w:szCs w:val="20"/>
          <w:bdr w:val="none" w:sz="0" w:space="0" w:color="auto" w:frame="1"/>
        </w:rPr>
        <w:t>Europe.Sales</w:t>
      </w:r>
      <w:proofErr w:type="spellEnd"/>
      <w:r w:rsidRPr="009046FF">
        <w:rPr>
          <w:rFonts w:ascii="Lucida Console" w:eastAsia="Times New Roman" w:hAnsi="Lucida Console" w:cs="Courier New"/>
          <w:color w:val="000000"/>
          <w:sz w:val="20"/>
          <w:szCs w:val="20"/>
          <w:bdr w:val="none" w:sz="0" w:space="0" w:color="auto" w:frame="1"/>
        </w:rPr>
        <w:t>"        "</w:t>
      </w:r>
      <w:proofErr w:type="spellStart"/>
      <w:r w:rsidRPr="009046FF">
        <w:rPr>
          <w:rFonts w:ascii="Lucida Console" w:eastAsia="Times New Roman" w:hAnsi="Lucida Console" w:cs="Courier New"/>
          <w:color w:val="000000"/>
          <w:sz w:val="20"/>
          <w:szCs w:val="20"/>
          <w:bdr w:val="none" w:sz="0" w:space="0" w:color="auto" w:frame="1"/>
        </w:rPr>
        <w:t>Japan.Sales</w:t>
      </w:r>
      <w:proofErr w:type="spellEnd"/>
      <w:r w:rsidRPr="009046FF">
        <w:rPr>
          <w:rFonts w:ascii="Lucida Console" w:eastAsia="Times New Roman" w:hAnsi="Lucida Console" w:cs="Courier New"/>
          <w:color w:val="000000"/>
          <w:sz w:val="20"/>
          <w:szCs w:val="20"/>
          <w:bdr w:val="none" w:sz="0" w:space="0" w:color="auto" w:frame="1"/>
        </w:rPr>
        <w:t xml:space="preserve">"        </w:t>
      </w:r>
    </w:p>
    <w:p w14:paraId="051C630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pubmerge4.4&lt;-pubmerge4.4</w:t>
      </w:r>
      <w:proofErr w:type="gramStart"/>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c(2:3,5)]</w:t>
      </w:r>
    </w:p>
    <w:p w14:paraId="2D10D4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(pubmerge4.4)</w:t>
      </w:r>
    </w:p>
    <w:p w14:paraId="79A680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"Publisher"    "</w:t>
      </w:r>
      <w:proofErr w:type="spellStart"/>
      <w:r w:rsidRPr="009046FF">
        <w:rPr>
          <w:rFonts w:ascii="Lucida Console" w:eastAsia="Times New Roman" w:hAnsi="Lucida Console" w:cs="Courier New"/>
          <w:color w:val="000000"/>
          <w:sz w:val="20"/>
          <w:szCs w:val="20"/>
          <w:bdr w:val="none" w:sz="0" w:space="0" w:color="auto" w:frame="1"/>
        </w:rPr>
        <w:t>Europe.Sales</w:t>
      </w:r>
      <w:proofErr w:type="spellEnd"/>
      <w:r w:rsidRPr="009046FF">
        <w:rPr>
          <w:rFonts w:ascii="Lucida Console" w:eastAsia="Times New Roman" w:hAnsi="Lucida Console" w:cs="Courier New"/>
          <w:color w:val="000000"/>
          <w:sz w:val="20"/>
          <w:szCs w:val="20"/>
          <w:bdr w:val="none" w:sz="0" w:space="0" w:color="auto" w:frame="1"/>
        </w:rPr>
        <w:t>"</w:t>
      </w:r>
    </w:p>
    <w:p w14:paraId="0398D2C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18DACA6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1C9293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pubmerge5.5&lt;-head(pubmerge5)</w:t>
      </w:r>
    </w:p>
    <w:p w14:paraId="3E33576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pubmerge5.5&lt;-pubmerge5.5</w:t>
      </w:r>
      <w:proofErr w:type="gramStart"/>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c(2:4)]</w:t>
      </w:r>
    </w:p>
    <w:p w14:paraId="52ADA3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(pubmerge5.5)</w:t>
      </w:r>
    </w:p>
    <w:p w14:paraId="6A739E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"Publisher"   "</w:t>
      </w:r>
      <w:proofErr w:type="spellStart"/>
      <w:r w:rsidRPr="009046FF">
        <w:rPr>
          <w:rFonts w:ascii="Lucida Console" w:eastAsia="Times New Roman" w:hAnsi="Lucida Console" w:cs="Courier New"/>
          <w:color w:val="000000"/>
          <w:sz w:val="20"/>
          <w:szCs w:val="20"/>
          <w:bdr w:val="none" w:sz="0" w:space="0" w:color="auto" w:frame="1"/>
        </w:rPr>
        <w:t>Japan.Sales</w:t>
      </w:r>
      <w:proofErr w:type="spellEnd"/>
      <w:r w:rsidRPr="009046FF">
        <w:rPr>
          <w:rFonts w:ascii="Lucida Console" w:eastAsia="Times New Roman" w:hAnsi="Lucida Console" w:cs="Courier New"/>
          <w:color w:val="000000"/>
          <w:sz w:val="20"/>
          <w:szCs w:val="20"/>
          <w:bdr w:val="none" w:sz="0" w:space="0" w:color="auto" w:frame="1"/>
        </w:rPr>
        <w:t>"</w:t>
      </w:r>
    </w:p>
    <w:p w14:paraId="70A6291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318457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3D1861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6B54E5B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puballup&lt;-</w:t>
      </w:r>
      <w:proofErr w:type="gramStart"/>
      <w:r w:rsidRPr="009046FF">
        <w:rPr>
          <w:rFonts w:ascii="Lucida Console" w:eastAsia="Times New Roman" w:hAnsi="Lucida Console" w:cs="Courier New"/>
          <w:color w:val="0000FF"/>
          <w:sz w:val="20"/>
          <w:szCs w:val="20"/>
        </w:rPr>
        <w:t>data.frame</w:t>
      </w:r>
      <w:proofErr w:type="gramEnd"/>
      <w:r w:rsidRPr="009046FF">
        <w:rPr>
          <w:rFonts w:ascii="Lucida Console" w:eastAsia="Times New Roman" w:hAnsi="Lucida Console" w:cs="Courier New"/>
          <w:color w:val="0000FF"/>
          <w:sz w:val="20"/>
          <w:szCs w:val="20"/>
        </w:rPr>
        <w:t>(pubmerge2.2,pubmerge3.3,pubmerge4.4,pubmerge5.5)</w:t>
      </w:r>
    </w:p>
    <w:p w14:paraId="32FEA78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View(</w:t>
      </w:r>
      <w:proofErr w:type="spellStart"/>
      <w:r w:rsidRPr="009046FF">
        <w:rPr>
          <w:rFonts w:ascii="Lucida Console" w:eastAsia="Times New Roman" w:hAnsi="Lucida Console" w:cs="Courier New"/>
          <w:color w:val="0000FF"/>
          <w:sz w:val="20"/>
          <w:szCs w:val="20"/>
        </w:rPr>
        <w:t>puballup</w:t>
      </w:r>
      <w:proofErr w:type="spellEnd"/>
      <w:r w:rsidRPr="009046FF">
        <w:rPr>
          <w:rFonts w:ascii="Lucida Console" w:eastAsia="Times New Roman" w:hAnsi="Lucida Console" w:cs="Courier New"/>
          <w:color w:val="0000FF"/>
          <w:sz w:val="20"/>
          <w:szCs w:val="20"/>
        </w:rPr>
        <w:t>)</w:t>
      </w:r>
    </w:p>
    <w:p w14:paraId="6E6DC9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pubmelt</w:t>
      </w:r>
      <w:proofErr w:type="spellEnd"/>
      <w:r w:rsidRPr="009046FF">
        <w:rPr>
          <w:rFonts w:ascii="Lucida Console" w:eastAsia="Times New Roman" w:hAnsi="Lucida Console" w:cs="Courier New"/>
          <w:color w:val="0000FF"/>
          <w:sz w:val="20"/>
          <w:szCs w:val="20"/>
        </w:rPr>
        <w:t>&lt;-melt(</w:t>
      </w:r>
      <w:proofErr w:type="spellStart"/>
      <w:r w:rsidRPr="009046FF">
        <w:rPr>
          <w:rFonts w:ascii="Lucida Console" w:eastAsia="Times New Roman" w:hAnsi="Lucida Console" w:cs="Courier New"/>
          <w:color w:val="0000FF"/>
          <w:sz w:val="20"/>
          <w:szCs w:val="20"/>
        </w:rPr>
        <w:t>puballup</w:t>
      </w:r>
      <w:proofErr w:type="spellEnd"/>
      <w:r w:rsidRPr="009046FF">
        <w:rPr>
          <w:rFonts w:ascii="Lucida Console" w:eastAsia="Times New Roman" w:hAnsi="Lucida Console" w:cs="Courier New"/>
          <w:color w:val="0000FF"/>
          <w:sz w:val="20"/>
          <w:szCs w:val="20"/>
        </w:rPr>
        <w:t>,"Publisher")</w:t>
      </w:r>
    </w:p>
    <w:p w14:paraId="04D7023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Warning messages:</w:t>
      </w:r>
    </w:p>
    <w:p w14:paraId="477D017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 xml:space="preserve">1: In </w:t>
      </w:r>
      <w:proofErr w:type="gramStart"/>
      <w:r w:rsidRPr="009046FF">
        <w:rPr>
          <w:rFonts w:ascii="Lucida Console" w:eastAsia="Times New Roman" w:hAnsi="Lucida Console" w:cs="Courier New"/>
          <w:color w:val="C5060B"/>
          <w:sz w:val="20"/>
          <w:szCs w:val="20"/>
        </w:rPr>
        <w:t>melt(</w:t>
      </w:r>
      <w:proofErr w:type="spellStart"/>
      <w:proofErr w:type="gramEnd"/>
      <w:r w:rsidRPr="009046FF">
        <w:rPr>
          <w:rFonts w:ascii="Lucida Console" w:eastAsia="Times New Roman" w:hAnsi="Lucida Console" w:cs="Courier New"/>
          <w:color w:val="C5060B"/>
          <w:sz w:val="20"/>
          <w:szCs w:val="20"/>
        </w:rPr>
        <w:t>puballup</w:t>
      </w:r>
      <w:proofErr w:type="spellEnd"/>
      <w:r w:rsidRPr="009046FF">
        <w:rPr>
          <w:rFonts w:ascii="Lucida Console" w:eastAsia="Times New Roman" w:hAnsi="Lucida Console" w:cs="Courier New"/>
          <w:color w:val="C5060B"/>
          <w:sz w:val="20"/>
          <w:szCs w:val="20"/>
        </w:rPr>
        <w:t>, "Publisher") :</w:t>
      </w:r>
    </w:p>
    <w:p w14:paraId="21AE64B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 xml:space="preserve">  The melt generic in </w:t>
      </w:r>
      <w:proofErr w:type="spellStart"/>
      <w:proofErr w:type="gramStart"/>
      <w:r w:rsidRPr="009046FF">
        <w:rPr>
          <w:rFonts w:ascii="Lucida Console" w:eastAsia="Times New Roman" w:hAnsi="Lucida Console" w:cs="Courier New"/>
          <w:color w:val="C5060B"/>
          <w:sz w:val="20"/>
          <w:szCs w:val="20"/>
        </w:rPr>
        <w:t>data.table</w:t>
      </w:r>
      <w:proofErr w:type="spellEnd"/>
      <w:proofErr w:type="gramEnd"/>
      <w:r w:rsidRPr="009046FF">
        <w:rPr>
          <w:rFonts w:ascii="Lucida Console" w:eastAsia="Times New Roman" w:hAnsi="Lucida Console" w:cs="Courier New"/>
          <w:color w:val="C5060B"/>
          <w:sz w:val="20"/>
          <w:szCs w:val="20"/>
        </w:rPr>
        <w:t xml:space="preserve"> has been passed a </w:t>
      </w:r>
      <w:proofErr w:type="spellStart"/>
      <w:r w:rsidRPr="009046FF">
        <w:rPr>
          <w:rFonts w:ascii="Lucida Console" w:eastAsia="Times New Roman" w:hAnsi="Lucida Console" w:cs="Courier New"/>
          <w:color w:val="C5060B"/>
          <w:sz w:val="20"/>
          <w:szCs w:val="20"/>
        </w:rPr>
        <w:t>data.frame</w:t>
      </w:r>
      <w:proofErr w:type="spellEnd"/>
      <w:r w:rsidRPr="009046FF">
        <w:rPr>
          <w:rFonts w:ascii="Lucida Console" w:eastAsia="Times New Roman" w:hAnsi="Lucida Console" w:cs="Courier New"/>
          <w:color w:val="C5060B"/>
          <w:sz w:val="20"/>
          <w:szCs w:val="20"/>
        </w:rPr>
        <w:t xml:space="preserve"> and will attempt to redirect to the relevant reshape2 method; please note that reshape2 is deprecated, and this redirection is now deprecated as well. To continue using melt methods from reshape2 while both libraries are attached, e.g. </w:t>
      </w:r>
      <w:proofErr w:type="spellStart"/>
      <w:proofErr w:type="gramStart"/>
      <w:r w:rsidRPr="009046FF">
        <w:rPr>
          <w:rFonts w:ascii="Lucida Console" w:eastAsia="Times New Roman" w:hAnsi="Lucida Console" w:cs="Courier New"/>
          <w:color w:val="C5060B"/>
          <w:sz w:val="20"/>
          <w:szCs w:val="20"/>
        </w:rPr>
        <w:t>melt.list</w:t>
      </w:r>
      <w:proofErr w:type="spellEnd"/>
      <w:proofErr w:type="gramEnd"/>
      <w:r w:rsidRPr="009046FF">
        <w:rPr>
          <w:rFonts w:ascii="Lucida Console" w:eastAsia="Times New Roman" w:hAnsi="Lucida Console" w:cs="Courier New"/>
          <w:color w:val="C5060B"/>
          <w:sz w:val="20"/>
          <w:szCs w:val="20"/>
        </w:rPr>
        <w:t>, you can prepend the namespace like reshape2::melt(</w:t>
      </w:r>
      <w:proofErr w:type="spellStart"/>
      <w:r w:rsidRPr="009046FF">
        <w:rPr>
          <w:rFonts w:ascii="Lucida Console" w:eastAsia="Times New Roman" w:hAnsi="Lucida Console" w:cs="Courier New"/>
          <w:color w:val="C5060B"/>
          <w:sz w:val="20"/>
          <w:szCs w:val="20"/>
        </w:rPr>
        <w:t>puballup</w:t>
      </w:r>
      <w:proofErr w:type="spellEnd"/>
      <w:r w:rsidRPr="009046FF">
        <w:rPr>
          <w:rFonts w:ascii="Lucida Console" w:eastAsia="Times New Roman" w:hAnsi="Lucida Console" w:cs="Courier New"/>
          <w:color w:val="C5060B"/>
          <w:sz w:val="20"/>
          <w:szCs w:val="20"/>
        </w:rPr>
        <w:t>). In the next version, this warning will become an error.</w:t>
      </w:r>
    </w:p>
    <w:p w14:paraId="3A5A673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lastRenderedPageBreak/>
        <w:t xml:space="preserve">2: attributes are not identical across measure variables; they will be dropped </w:t>
      </w:r>
    </w:p>
    <w:p w14:paraId="3936A5A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View(</w:t>
      </w:r>
      <w:proofErr w:type="spellStart"/>
      <w:r w:rsidRPr="009046FF">
        <w:rPr>
          <w:rFonts w:ascii="Lucida Console" w:eastAsia="Times New Roman" w:hAnsi="Lucida Console" w:cs="Courier New"/>
          <w:color w:val="0000FF"/>
          <w:sz w:val="20"/>
          <w:szCs w:val="20"/>
        </w:rPr>
        <w:t>pubmelt</w:t>
      </w:r>
      <w:proofErr w:type="spellEnd"/>
      <w:r w:rsidRPr="009046FF">
        <w:rPr>
          <w:rFonts w:ascii="Lucida Console" w:eastAsia="Times New Roman" w:hAnsi="Lucida Console" w:cs="Courier New"/>
          <w:color w:val="0000FF"/>
          <w:sz w:val="20"/>
          <w:szCs w:val="20"/>
        </w:rPr>
        <w:t>)</w:t>
      </w:r>
    </w:p>
    <w:p w14:paraId="007E27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pubmelt2&lt;-</w:t>
      </w:r>
      <w:proofErr w:type="spellStart"/>
      <w:r w:rsidRPr="009046FF">
        <w:rPr>
          <w:rFonts w:ascii="Lucida Console" w:eastAsia="Times New Roman" w:hAnsi="Lucida Console" w:cs="Courier New"/>
          <w:color w:val="0000FF"/>
          <w:sz w:val="20"/>
          <w:szCs w:val="20"/>
        </w:rPr>
        <w:t>pubmelt</w:t>
      </w:r>
      <w:proofErr w:type="spellEnd"/>
      <w:r w:rsidRPr="009046FF">
        <w:rPr>
          <w:rFonts w:ascii="Lucida Console" w:eastAsia="Times New Roman" w:hAnsi="Lucida Console" w:cs="Courier New"/>
          <w:color w:val="0000FF"/>
          <w:sz w:val="20"/>
          <w:szCs w:val="20"/>
        </w:rPr>
        <w:t>[-</w:t>
      </w:r>
      <w:proofErr w:type="gramStart"/>
      <w:r w:rsidRPr="009046FF">
        <w:rPr>
          <w:rFonts w:ascii="Lucida Console" w:eastAsia="Times New Roman" w:hAnsi="Lucida Console" w:cs="Courier New"/>
          <w:color w:val="0000FF"/>
          <w:sz w:val="20"/>
          <w:szCs w:val="20"/>
        </w:rPr>
        <w:t>c(</w:t>
      </w:r>
      <w:proofErr w:type="gramEnd"/>
      <w:r w:rsidRPr="009046FF">
        <w:rPr>
          <w:rFonts w:ascii="Lucida Console" w:eastAsia="Times New Roman" w:hAnsi="Lucida Console" w:cs="Courier New"/>
          <w:color w:val="0000FF"/>
          <w:sz w:val="20"/>
          <w:szCs w:val="20"/>
        </w:rPr>
        <w:t>7:12),]</w:t>
      </w:r>
    </w:p>
    <w:p w14:paraId="02CAA4E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View(pubmelt2)</w:t>
      </w:r>
    </w:p>
    <w:p w14:paraId="332587F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41DED8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(pubmelt</w:t>
      </w:r>
      <w:proofErr w:type="gramStart"/>
      <w:r w:rsidRPr="009046FF">
        <w:rPr>
          <w:rFonts w:ascii="Lucida Console" w:eastAsia="Times New Roman" w:hAnsi="Lucida Console" w:cs="Courier New"/>
          <w:color w:val="0000FF"/>
          <w:sz w:val="20"/>
          <w:szCs w:val="20"/>
        </w:rPr>
        <w:t>2)&lt;</w:t>
      </w:r>
      <w:proofErr w:type="gramEnd"/>
      <w:r w:rsidRPr="009046FF">
        <w:rPr>
          <w:rFonts w:ascii="Lucida Console" w:eastAsia="Times New Roman" w:hAnsi="Lucida Console" w:cs="Courier New"/>
          <w:color w:val="0000FF"/>
          <w:sz w:val="20"/>
          <w:szCs w:val="20"/>
        </w:rPr>
        <w:t>-NULL</w:t>
      </w:r>
    </w:p>
    <w:p w14:paraId="1D19F61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pubmelt2&lt;-pubmelt2[-</w:t>
      </w:r>
      <w:proofErr w:type="gramStart"/>
      <w:r w:rsidRPr="009046FF">
        <w:rPr>
          <w:rFonts w:ascii="Lucida Console" w:eastAsia="Times New Roman" w:hAnsi="Lucida Console" w:cs="Courier New"/>
          <w:color w:val="0000FF"/>
          <w:sz w:val="20"/>
          <w:szCs w:val="20"/>
        </w:rPr>
        <w:t>c(</w:t>
      </w:r>
      <w:proofErr w:type="gramEnd"/>
      <w:r w:rsidRPr="009046FF">
        <w:rPr>
          <w:rFonts w:ascii="Lucida Console" w:eastAsia="Times New Roman" w:hAnsi="Lucida Console" w:cs="Courier New"/>
          <w:color w:val="0000FF"/>
          <w:sz w:val="20"/>
          <w:szCs w:val="20"/>
        </w:rPr>
        <w:t>13:18),]</w:t>
      </w:r>
    </w:p>
    <w:p w14:paraId="08017C7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(pubmelt</w:t>
      </w:r>
      <w:proofErr w:type="gramStart"/>
      <w:r w:rsidRPr="009046FF">
        <w:rPr>
          <w:rFonts w:ascii="Lucida Console" w:eastAsia="Times New Roman" w:hAnsi="Lucida Console" w:cs="Courier New"/>
          <w:color w:val="0000FF"/>
          <w:sz w:val="20"/>
          <w:szCs w:val="20"/>
        </w:rPr>
        <w:t>2)&lt;</w:t>
      </w:r>
      <w:proofErr w:type="gramEnd"/>
      <w:r w:rsidRPr="009046FF">
        <w:rPr>
          <w:rFonts w:ascii="Lucida Console" w:eastAsia="Times New Roman" w:hAnsi="Lucida Console" w:cs="Courier New"/>
          <w:color w:val="0000FF"/>
          <w:sz w:val="20"/>
          <w:szCs w:val="20"/>
        </w:rPr>
        <w:t>-NULL</w:t>
      </w:r>
    </w:p>
    <w:p w14:paraId="3C107AA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pubmelt2&lt;-pubmelt2[-</w:t>
      </w:r>
      <w:proofErr w:type="gramStart"/>
      <w:r w:rsidRPr="009046FF">
        <w:rPr>
          <w:rFonts w:ascii="Lucida Console" w:eastAsia="Times New Roman" w:hAnsi="Lucida Console" w:cs="Courier New"/>
          <w:color w:val="0000FF"/>
          <w:sz w:val="20"/>
          <w:szCs w:val="20"/>
        </w:rPr>
        <w:t>c(</w:t>
      </w:r>
      <w:proofErr w:type="gramEnd"/>
      <w:r w:rsidRPr="009046FF">
        <w:rPr>
          <w:rFonts w:ascii="Lucida Console" w:eastAsia="Times New Roman" w:hAnsi="Lucida Console" w:cs="Courier New"/>
          <w:color w:val="0000FF"/>
          <w:sz w:val="20"/>
          <w:szCs w:val="20"/>
        </w:rPr>
        <w:t>19:24),]</w:t>
      </w:r>
    </w:p>
    <w:p w14:paraId="5F3D626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50F5FE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081F849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names(pubmelt</w:t>
      </w:r>
      <w:proofErr w:type="gramStart"/>
      <w:r w:rsidRPr="009046FF">
        <w:rPr>
          <w:rFonts w:ascii="Lucida Console" w:eastAsia="Times New Roman" w:hAnsi="Lucida Console" w:cs="Courier New"/>
          <w:color w:val="0000FF"/>
          <w:sz w:val="20"/>
          <w:szCs w:val="20"/>
        </w:rPr>
        <w:t>2)[</w:t>
      </w:r>
      <w:proofErr w:type="gramEnd"/>
      <w:r w:rsidRPr="009046FF">
        <w:rPr>
          <w:rFonts w:ascii="Lucida Console" w:eastAsia="Times New Roman" w:hAnsi="Lucida Console" w:cs="Courier New"/>
          <w:color w:val="0000FF"/>
          <w:sz w:val="20"/>
          <w:szCs w:val="20"/>
        </w:rPr>
        <w:t>names(pubmelt2)=="variable"]&lt;-"Region"</w:t>
      </w:r>
    </w:p>
    <w:p w14:paraId="3C2DC50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names(pubmelt</w:t>
      </w:r>
      <w:proofErr w:type="gramStart"/>
      <w:r w:rsidRPr="009046FF">
        <w:rPr>
          <w:rFonts w:ascii="Lucida Console" w:eastAsia="Times New Roman" w:hAnsi="Lucida Console" w:cs="Courier New"/>
          <w:color w:val="0000FF"/>
          <w:sz w:val="20"/>
          <w:szCs w:val="20"/>
        </w:rPr>
        <w:t>2)[</w:t>
      </w:r>
      <w:proofErr w:type="gramEnd"/>
      <w:r w:rsidRPr="009046FF">
        <w:rPr>
          <w:rFonts w:ascii="Lucida Console" w:eastAsia="Times New Roman" w:hAnsi="Lucida Console" w:cs="Courier New"/>
          <w:color w:val="0000FF"/>
          <w:sz w:val="20"/>
          <w:szCs w:val="20"/>
        </w:rPr>
        <w:t>names(pubmelt2)=="value"]&lt;-"Sales"</w:t>
      </w:r>
    </w:p>
    <w:p w14:paraId="42ED992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(pubmelt2)</w:t>
      </w:r>
    </w:p>
    <w:p w14:paraId="3018682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"Publisher" "Region"    "Sales"    </w:t>
      </w:r>
    </w:p>
    <w:p w14:paraId="33612A0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3195A09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543F73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pubmelt3&lt;-(pubmelt2)</w:t>
      </w:r>
    </w:p>
    <w:p w14:paraId="214319F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pubmelt3$Region&lt;-</w:t>
      </w:r>
      <w:proofErr w:type="spellStart"/>
      <w:proofErr w:type="gramStart"/>
      <w:r w:rsidRPr="009046FF">
        <w:rPr>
          <w:rFonts w:ascii="Lucida Console" w:eastAsia="Times New Roman" w:hAnsi="Lucida Console" w:cs="Courier New"/>
          <w:color w:val="0000FF"/>
          <w:sz w:val="20"/>
          <w:szCs w:val="20"/>
        </w:rPr>
        <w:t>gsub</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",pubmelt3$Region)</w:t>
      </w:r>
    </w:p>
    <w:p w14:paraId="2646E61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pubmelt3$Sales&lt;-</w:t>
      </w:r>
      <w:proofErr w:type="spellStart"/>
      <w:proofErr w:type="gramStart"/>
      <w:r w:rsidRPr="009046FF">
        <w:rPr>
          <w:rFonts w:ascii="Lucida Console" w:eastAsia="Times New Roman" w:hAnsi="Lucida Console" w:cs="Courier New"/>
          <w:color w:val="0000FF"/>
          <w:sz w:val="20"/>
          <w:szCs w:val="20"/>
        </w:rPr>
        <w:t>as.numeric</w:t>
      </w:r>
      <w:proofErr w:type="spellEnd"/>
      <w:proofErr w:type="gramEnd"/>
      <w:r w:rsidRPr="009046FF">
        <w:rPr>
          <w:rFonts w:ascii="Lucida Console" w:eastAsia="Times New Roman" w:hAnsi="Lucida Console" w:cs="Courier New"/>
          <w:color w:val="0000FF"/>
          <w:sz w:val="20"/>
          <w:szCs w:val="20"/>
        </w:rPr>
        <w:t>(pubmelt3$Sales)</w:t>
      </w:r>
    </w:p>
    <w:p w14:paraId="08F64C1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str(pubmelt3)</w:t>
      </w:r>
    </w:p>
    <w:p w14:paraId="6BD1BD4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w:t>
      </w:r>
      <w:proofErr w:type="spellStart"/>
      <w:proofErr w:type="gramStart"/>
      <w:r w:rsidRPr="009046FF">
        <w:rPr>
          <w:rFonts w:ascii="Lucida Console" w:eastAsia="Times New Roman" w:hAnsi="Lucida Console" w:cs="Courier New"/>
          <w:color w:val="000000"/>
          <w:sz w:val="20"/>
          <w:szCs w:val="20"/>
          <w:bdr w:val="none" w:sz="0" w:space="0" w:color="auto" w:frame="1"/>
        </w:rPr>
        <w:t>data.frame</w:t>
      </w:r>
      <w:proofErr w:type="spellEnd"/>
      <w:proofErr w:type="gramEnd"/>
      <w:r w:rsidRPr="009046FF">
        <w:rPr>
          <w:rFonts w:ascii="Lucida Console" w:eastAsia="Times New Roman" w:hAnsi="Lucida Console" w:cs="Courier New"/>
          <w:color w:val="000000"/>
          <w:sz w:val="20"/>
          <w:szCs w:val="20"/>
          <w:bdr w:val="none" w:sz="0" w:space="0" w:color="auto" w:frame="1"/>
        </w:rPr>
        <w:t>':</w:t>
      </w:r>
      <w:r w:rsidRPr="009046FF">
        <w:rPr>
          <w:rFonts w:ascii="Lucida Console" w:eastAsia="Times New Roman" w:hAnsi="Lucida Console" w:cs="Courier New"/>
          <w:color w:val="000000"/>
          <w:sz w:val="20"/>
          <w:szCs w:val="20"/>
          <w:bdr w:val="none" w:sz="0" w:space="0" w:color="auto" w:frame="1"/>
        </w:rPr>
        <w:tab/>
        <w:t>24 obs. of  3 variables:</w:t>
      </w:r>
    </w:p>
    <w:p w14:paraId="685681F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Publisher: Factor w/ 579 levels "10TACLE Studios</w:t>
      </w:r>
      <w:proofErr w:type="gramStart"/>
      <w:r w:rsidRPr="009046FF">
        <w:rPr>
          <w:rFonts w:ascii="Lucida Console" w:eastAsia="Times New Roman" w:hAnsi="Lucida Console" w:cs="Courier New"/>
          <w:color w:val="000000"/>
          <w:sz w:val="20"/>
          <w:szCs w:val="20"/>
          <w:bdr w:val="none" w:sz="0" w:space="0" w:color="auto" w:frame="1"/>
        </w:rPr>
        <w:t>",..</w:t>
      </w:r>
      <w:proofErr w:type="gramEnd"/>
      <w:r w:rsidRPr="009046FF">
        <w:rPr>
          <w:rFonts w:ascii="Lucida Console" w:eastAsia="Times New Roman" w:hAnsi="Lucida Console" w:cs="Courier New"/>
          <w:color w:val="000000"/>
          <w:sz w:val="20"/>
          <w:szCs w:val="20"/>
          <w:bdr w:val="none" w:sz="0" w:space="0" w:color="auto" w:frame="1"/>
        </w:rPr>
        <w:t>: 369 139 17 465 533 499 369 139 17 465 ...</w:t>
      </w:r>
    </w:p>
    <w:p w14:paraId="59C3C2D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Region </w:t>
      </w:r>
      <w:proofErr w:type="gramStart"/>
      <w:r w:rsidRPr="009046FF">
        <w:rPr>
          <w:rFonts w:ascii="Lucida Console" w:eastAsia="Times New Roman" w:hAnsi="Lucida Console" w:cs="Courier New"/>
          <w:color w:val="000000"/>
          <w:sz w:val="20"/>
          <w:szCs w:val="20"/>
          <w:bdr w:val="none" w:sz="0" w:space="0" w:color="auto" w:frame="1"/>
        </w:rPr>
        <w:t xml:space="preserve">  :</w:t>
      </w:r>
      <w:proofErr w:type="gram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chr</w:t>
      </w:r>
      <w:proofErr w:type="spellEnd"/>
      <w:r w:rsidRPr="009046FF">
        <w:rPr>
          <w:rFonts w:ascii="Lucida Console" w:eastAsia="Times New Roman" w:hAnsi="Lucida Console" w:cs="Courier New"/>
          <w:color w:val="000000"/>
          <w:sz w:val="20"/>
          <w:szCs w:val="20"/>
          <w:bdr w:val="none" w:sz="0" w:space="0" w:color="auto" w:frame="1"/>
        </w:rPr>
        <w:t xml:space="preserve">  "Global Sales" "Global Sales" "Global Sales" "Global Sales" ...</w:t>
      </w:r>
    </w:p>
    <w:p w14:paraId="461730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Sales  </w:t>
      </w:r>
      <w:proofErr w:type="gramStart"/>
      <w:r w:rsidRPr="009046FF">
        <w:rPr>
          <w:rFonts w:ascii="Lucida Console" w:eastAsia="Times New Roman" w:hAnsi="Lucida Console" w:cs="Courier New"/>
          <w:color w:val="000000"/>
          <w:sz w:val="20"/>
          <w:szCs w:val="20"/>
          <w:bdr w:val="none" w:sz="0" w:space="0" w:color="auto" w:frame="1"/>
        </w:rPr>
        <w:t xml:space="preserve">  :</w:t>
      </w:r>
      <w:proofErr w:type="gramEnd"/>
      <w:r w:rsidRPr="009046FF">
        <w:rPr>
          <w:rFonts w:ascii="Lucida Console" w:eastAsia="Times New Roman" w:hAnsi="Lucida Console" w:cs="Courier New"/>
          <w:color w:val="000000"/>
          <w:sz w:val="20"/>
          <w:szCs w:val="20"/>
          <w:bdr w:val="none" w:sz="0" w:space="0" w:color="auto" w:frame="1"/>
        </w:rPr>
        <w:t xml:space="preserve"> num  1704 1110 727 607 475 ...</w:t>
      </w:r>
    </w:p>
    <w:p w14:paraId="02A358F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4F99321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saleshtmap&lt;-ggplot(pubmelt</w:t>
      </w:r>
      <w:proofErr w:type="gramStart"/>
      <w:r w:rsidRPr="009046FF">
        <w:rPr>
          <w:rFonts w:ascii="Lucida Console" w:eastAsia="Times New Roman" w:hAnsi="Lucida Console" w:cs="Courier New"/>
          <w:color w:val="0000FF"/>
          <w:sz w:val="20"/>
          <w:szCs w:val="20"/>
        </w:rPr>
        <w:t>3,aes</w:t>
      </w:r>
      <w:proofErr w:type="gramEnd"/>
      <w:r w:rsidRPr="009046FF">
        <w:rPr>
          <w:rFonts w:ascii="Lucida Console" w:eastAsia="Times New Roman" w:hAnsi="Lucida Console" w:cs="Courier New"/>
          <w:color w:val="0000FF"/>
          <w:sz w:val="20"/>
          <w:szCs w:val="20"/>
        </w:rPr>
        <w:t>(x=Region,y=Publisher))+geom_tile(aes(fill=Sales))+scale_fill_gradient(low="blue",high="red")</w:t>
      </w:r>
    </w:p>
    <w:p w14:paraId="432413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saleshtmap</w:t>
      </w:r>
      <w:proofErr w:type="spellEnd"/>
    </w:p>
    <w:p w14:paraId="5A1FF47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16F2DA2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salesscatter&lt;-ggplot(pubmelt</w:t>
      </w:r>
      <w:proofErr w:type="gramStart"/>
      <w:r w:rsidRPr="009046FF">
        <w:rPr>
          <w:rFonts w:ascii="Lucida Console" w:eastAsia="Times New Roman" w:hAnsi="Lucida Console" w:cs="Courier New"/>
          <w:color w:val="0000FF"/>
          <w:sz w:val="20"/>
          <w:szCs w:val="20"/>
        </w:rPr>
        <w:t>3)+</w:t>
      </w:r>
      <w:proofErr w:type="gramEnd"/>
      <w:r w:rsidRPr="009046FF">
        <w:rPr>
          <w:rFonts w:ascii="Lucida Console" w:eastAsia="Times New Roman" w:hAnsi="Lucida Console" w:cs="Courier New"/>
          <w:color w:val="0000FF"/>
          <w:sz w:val="20"/>
          <w:szCs w:val="20"/>
        </w:rPr>
        <w:t>geom_point(aes(x=Region,y=Publisher,size=Sales))+scale_fill_gradient(low="black",high="orchid")</w:t>
      </w:r>
    </w:p>
    <w:p w14:paraId="7DA8620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salesscatter</w:t>
      </w:r>
      <w:proofErr w:type="spellEnd"/>
    </w:p>
    <w:p w14:paraId="3FC5D8D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241DC88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25A334B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sd</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puballup$Global.Sales</w:t>
      </w:r>
      <w:proofErr w:type="spellEnd"/>
      <w:r w:rsidRPr="009046FF">
        <w:rPr>
          <w:rFonts w:ascii="Lucida Console" w:eastAsia="Times New Roman" w:hAnsi="Lucida Console" w:cs="Courier New"/>
          <w:color w:val="0000FF"/>
          <w:sz w:val="20"/>
          <w:szCs w:val="20"/>
        </w:rPr>
        <w:t>)</w:t>
      </w:r>
    </w:p>
    <w:p w14:paraId="01294CF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492.5489</w:t>
      </w:r>
    </w:p>
    <w:p w14:paraId="287B1B7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sd</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puballup$North.America.Sales</w:t>
      </w:r>
      <w:proofErr w:type="spellEnd"/>
      <w:r w:rsidRPr="009046FF">
        <w:rPr>
          <w:rFonts w:ascii="Lucida Console" w:eastAsia="Times New Roman" w:hAnsi="Lucida Console" w:cs="Courier New"/>
          <w:color w:val="0000FF"/>
          <w:sz w:val="20"/>
          <w:szCs w:val="20"/>
        </w:rPr>
        <w:t>)</w:t>
      </w:r>
    </w:p>
    <w:p w14:paraId="15DA703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222.9274</w:t>
      </w:r>
    </w:p>
    <w:p w14:paraId="7810B3B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sd</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puballup$Europe.Sales</w:t>
      </w:r>
      <w:proofErr w:type="spellEnd"/>
      <w:r w:rsidRPr="009046FF">
        <w:rPr>
          <w:rFonts w:ascii="Lucida Console" w:eastAsia="Times New Roman" w:hAnsi="Lucida Console" w:cs="Courier New"/>
          <w:color w:val="0000FF"/>
          <w:sz w:val="20"/>
          <w:szCs w:val="20"/>
        </w:rPr>
        <w:t>)</w:t>
      </w:r>
    </w:p>
    <w:p w14:paraId="33CBED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112.8753</w:t>
      </w:r>
    </w:p>
    <w:p w14:paraId="316DCFA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sd</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puballup$Japan.Sales</w:t>
      </w:r>
      <w:proofErr w:type="spellEnd"/>
      <w:r w:rsidRPr="009046FF">
        <w:rPr>
          <w:rFonts w:ascii="Lucida Console" w:eastAsia="Times New Roman" w:hAnsi="Lucida Console" w:cs="Courier New"/>
          <w:color w:val="0000FF"/>
          <w:sz w:val="20"/>
          <w:szCs w:val="20"/>
        </w:rPr>
        <w:t>)</w:t>
      </w:r>
    </w:p>
    <w:p w14:paraId="5CC2E8E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152.2639</w:t>
      </w:r>
    </w:p>
    <w:p w14:paraId="3C6E57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701681A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gramStart"/>
      <w:r w:rsidRPr="009046FF">
        <w:rPr>
          <w:rFonts w:ascii="Lucida Console" w:eastAsia="Times New Roman" w:hAnsi="Lucida Console" w:cs="Courier New"/>
          <w:color w:val="0000FF"/>
          <w:sz w:val="20"/>
          <w:szCs w:val="20"/>
        </w:rPr>
        <w:t>summary(</w:t>
      </w:r>
      <w:proofErr w:type="spellStart"/>
      <w:proofErr w:type="gramEnd"/>
      <w:r w:rsidRPr="009046FF">
        <w:rPr>
          <w:rFonts w:ascii="Lucida Console" w:eastAsia="Times New Roman" w:hAnsi="Lucida Console" w:cs="Courier New"/>
          <w:color w:val="0000FF"/>
          <w:sz w:val="20"/>
          <w:szCs w:val="20"/>
        </w:rPr>
        <w:t>puballup$Global.Sales</w:t>
      </w:r>
      <w:proofErr w:type="spellEnd"/>
      <w:r w:rsidRPr="009046FF">
        <w:rPr>
          <w:rFonts w:ascii="Lucida Console" w:eastAsia="Times New Roman" w:hAnsi="Lucida Console" w:cs="Courier New"/>
          <w:color w:val="0000FF"/>
          <w:sz w:val="20"/>
          <w:szCs w:val="20"/>
        </w:rPr>
        <w:t>)</w:t>
      </w:r>
    </w:p>
    <w:p w14:paraId="2A78B51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Min. 1st Qu.  Median    Mean 3rd Qu.    Max. </w:t>
      </w:r>
    </w:p>
    <w:p w14:paraId="73C9047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399.7   507.8   667.3   </w:t>
      </w:r>
      <w:proofErr w:type="gramStart"/>
      <w:r w:rsidRPr="009046FF">
        <w:rPr>
          <w:rFonts w:ascii="Lucida Console" w:eastAsia="Times New Roman" w:hAnsi="Lucida Console" w:cs="Courier New"/>
          <w:color w:val="000000"/>
          <w:sz w:val="20"/>
          <w:szCs w:val="20"/>
          <w:bdr w:val="none" w:sz="0" w:space="0" w:color="auto" w:frame="1"/>
        </w:rPr>
        <w:t>837.1  1014.4</w:t>
      </w:r>
      <w:proofErr w:type="gramEnd"/>
      <w:r w:rsidRPr="009046FF">
        <w:rPr>
          <w:rFonts w:ascii="Lucida Console" w:eastAsia="Times New Roman" w:hAnsi="Lucida Console" w:cs="Courier New"/>
          <w:color w:val="000000"/>
          <w:sz w:val="20"/>
          <w:szCs w:val="20"/>
          <w:bdr w:val="none" w:sz="0" w:space="0" w:color="auto" w:frame="1"/>
        </w:rPr>
        <w:t xml:space="preserve">  1703.6 </w:t>
      </w:r>
    </w:p>
    <w:p w14:paraId="01BCDE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gramStart"/>
      <w:r w:rsidRPr="009046FF">
        <w:rPr>
          <w:rFonts w:ascii="Lucida Console" w:eastAsia="Times New Roman" w:hAnsi="Lucida Console" w:cs="Courier New"/>
          <w:color w:val="0000FF"/>
          <w:sz w:val="20"/>
          <w:szCs w:val="20"/>
        </w:rPr>
        <w:t>summary(</w:t>
      </w:r>
      <w:proofErr w:type="spellStart"/>
      <w:proofErr w:type="gramEnd"/>
      <w:r w:rsidRPr="009046FF">
        <w:rPr>
          <w:rFonts w:ascii="Lucida Console" w:eastAsia="Times New Roman" w:hAnsi="Lucida Console" w:cs="Courier New"/>
          <w:color w:val="0000FF"/>
          <w:sz w:val="20"/>
          <w:szCs w:val="20"/>
        </w:rPr>
        <w:t>puballup$North.America.Sales</w:t>
      </w:r>
      <w:proofErr w:type="spellEnd"/>
      <w:r w:rsidRPr="009046FF">
        <w:rPr>
          <w:rFonts w:ascii="Lucida Console" w:eastAsia="Times New Roman" w:hAnsi="Lucida Console" w:cs="Courier New"/>
          <w:color w:val="0000FF"/>
          <w:sz w:val="20"/>
          <w:szCs w:val="20"/>
        </w:rPr>
        <w:t>)</w:t>
      </w:r>
    </w:p>
    <w:p w14:paraId="459FD2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Min. 1st Qu.  Median    Mean 3rd Qu.    Max. </w:t>
      </w:r>
    </w:p>
    <w:p w14:paraId="1F5A2A7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220.5   256.4   347.5   423.2   553.7   775.4 </w:t>
      </w:r>
    </w:p>
    <w:p w14:paraId="611B5AF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gramStart"/>
      <w:r w:rsidRPr="009046FF">
        <w:rPr>
          <w:rFonts w:ascii="Lucida Console" w:eastAsia="Times New Roman" w:hAnsi="Lucida Console" w:cs="Courier New"/>
          <w:color w:val="0000FF"/>
          <w:sz w:val="20"/>
          <w:szCs w:val="20"/>
        </w:rPr>
        <w:t>summary(</w:t>
      </w:r>
      <w:proofErr w:type="spellStart"/>
      <w:proofErr w:type="gramEnd"/>
      <w:r w:rsidRPr="009046FF">
        <w:rPr>
          <w:rFonts w:ascii="Lucida Console" w:eastAsia="Times New Roman" w:hAnsi="Lucida Console" w:cs="Courier New"/>
          <w:color w:val="0000FF"/>
          <w:sz w:val="20"/>
          <w:szCs w:val="20"/>
        </w:rPr>
        <w:t>puballup$Europe.Sales</w:t>
      </w:r>
      <w:proofErr w:type="spellEnd"/>
      <w:r w:rsidRPr="009046FF">
        <w:rPr>
          <w:rFonts w:ascii="Lucida Console" w:eastAsia="Times New Roman" w:hAnsi="Lucida Console" w:cs="Courier New"/>
          <w:color w:val="0000FF"/>
          <w:sz w:val="20"/>
          <w:szCs w:val="20"/>
        </w:rPr>
        <w:t>)</w:t>
      </w:r>
    </w:p>
    <w:p w14:paraId="717E743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Min. 1st Qu.  Median    Mean 3rd Qu.    Max. </w:t>
      </w:r>
    </w:p>
    <w:p w14:paraId="1B3E9B0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118.1   169.4   201.6   240.9   332.3   389.7 </w:t>
      </w:r>
    </w:p>
    <w:p w14:paraId="4BCD7A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gramStart"/>
      <w:r w:rsidRPr="009046FF">
        <w:rPr>
          <w:rFonts w:ascii="Lucida Console" w:eastAsia="Times New Roman" w:hAnsi="Lucida Console" w:cs="Courier New"/>
          <w:color w:val="0000FF"/>
          <w:sz w:val="20"/>
          <w:szCs w:val="20"/>
        </w:rPr>
        <w:t>summary(</w:t>
      </w:r>
      <w:proofErr w:type="spellStart"/>
      <w:proofErr w:type="gramEnd"/>
      <w:r w:rsidRPr="009046FF">
        <w:rPr>
          <w:rFonts w:ascii="Lucida Console" w:eastAsia="Times New Roman" w:hAnsi="Lucida Console" w:cs="Courier New"/>
          <w:color w:val="0000FF"/>
          <w:sz w:val="20"/>
          <w:szCs w:val="20"/>
        </w:rPr>
        <w:t>puballup$Japan.Sales</w:t>
      </w:r>
      <w:proofErr w:type="spellEnd"/>
      <w:r w:rsidRPr="009046FF">
        <w:rPr>
          <w:rFonts w:ascii="Lucida Console" w:eastAsia="Times New Roman" w:hAnsi="Lucida Console" w:cs="Courier New"/>
          <w:color w:val="0000FF"/>
          <w:sz w:val="20"/>
          <w:szCs w:val="20"/>
        </w:rPr>
        <w:t>)</w:t>
      </w:r>
    </w:p>
    <w:p w14:paraId="24F3040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Min. 1st Qu.  Median    Mean 3rd Qu.    Max. </w:t>
      </w:r>
    </w:p>
    <w:p w14:paraId="19EEB0D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57.03   69.58   </w:t>
      </w:r>
      <w:proofErr w:type="gramStart"/>
      <w:r w:rsidRPr="009046FF">
        <w:rPr>
          <w:rFonts w:ascii="Lucida Console" w:eastAsia="Times New Roman" w:hAnsi="Lucida Console" w:cs="Courier New"/>
          <w:color w:val="000000"/>
          <w:sz w:val="20"/>
          <w:szCs w:val="20"/>
          <w:bdr w:val="none" w:sz="0" w:space="0" w:color="auto" w:frame="1"/>
        </w:rPr>
        <w:t>82.70  144.87</w:t>
      </w:r>
      <w:proofErr w:type="gramEnd"/>
      <w:r w:rsidRPr="009046FF">
        <w:rPr>
          <w:rFonts w:ascii="Lucida Console" w:eastAsia="Times New Roman" w:hAnsi="Lucida Console" w:cs="Courier New"/>
          <w:color w:val="000000"/>
          <w:sz w:val="20"/>
          <w:szCs w:val="20"/>
          <w:bdr w:val="none" w:sz="0" w:space="0" w:color="auto" w:frame="1"/>
        </w:rPr>
        <w:t xml:space="preserve">  118.13  451.65 </w:t>
      </w:r>
    </w:p>
    <w:p w14:paraId="75035E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#make a simplified table based on sales by genre</w:t>
      </w:r>
    </w:p>
    <w:p w14:paraId="1D3B33A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globalSales</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VG$Global_Sales,VG$Genre,sum</w:t>
      </w:r>
      <w:proofErr w:type="spellEnd"/>
      <w:r w:rsidRPr="009046FF">
        <w:rPr>
          <w:rFonts w:ascii="Lucida Console" w:eastAsia="Times New Roman" w:hAnsi="Lucida Console" w:cs="Courier New"/>
          <w:color w:val="0000FF"/>
          <w:sz w:val="20"/>
          <w:szCs w:val="20"/>
        </w:rPr>
        <w:t>)</w:t>
      </w:r>
    </w:p>
    <w:p w14:paraId="0339199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genre&lt;-</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globalSales</w:t>
      </w:r>
      <w:proofErr w:type="spellEnd"/>
      <w:r w:rsidRPr="009046FF">
        <w:rPr>
          <w:rFonts w:ascii="Lucida Console" w:eastAsia="Times New Roman" w:hAnsi="Lucida Console" w:cs="Courier New"/>
          <w:color w:val="0000FF"/>
          <w:sz w:val="20"/>
          <w:szCs w:val="20"/>
        </w:rPr>
        <w:t>)</w:t>
      </w:r>
    </w:p>
    <w:p w14:paraId="40973E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data.frame</w:t>
      </w:r>
      <w:proofErr w:type="spellEnd"/>
      <w:proofErr w:type="gram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genre,globalSales</w:t>
      </w:r>
      <w:proofErr w:type="spellEnd"/>
      <w:r w:rsidRPr="009046FF">
        <w:rPr>
          <w:rFonts w:ascii="Lucida Console" w:eastAsia="Times New Roman" w:hAnsi="Lucida Console" w:cs="Courier New"/>
          <w:color w:val="0000FF"/>
          <w:sz w:val="20"/>
          <w:szCs w:val="20"/>
        </w:rPr>
        <w:t>)</w:t>
      </w:r>
    </w:p>
    <w:p w14:paraId="05419DA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naSales</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VG$NA_Sales,VG$Genre,sum</w:t>
      </w:r>
      <w:proofErr w:type="spellEnd"/>
      <w:r w:rsidRPr="009046FF">
        <w:rPr>
          <w:rFonts w:ascii="Lucida Console" w:eastAsia="Times New Roman" w:hAnsi="Lucida Console" w:cs="Courier New"/>
          <w:color w:val="0000FF"/>
          <w:sz w:val="20"/>
          <w:szCs w:val="20"/>
        </w:rPr>
        <w:t>)</w:t>
      </w:r>
    </w:p>
    <w:p w14:paraId="414A154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lastRenderedPageBreak/>
        <w:t xml:space="preserve">&gt; </w:t>
      </w:r>
      <w:proofErr w:type="spellStart"/>
      <w:r w:rsidRPr="009046FF">
        <w:rPr>
          <w:rFonts w:ascii="Lucida Console" w:eastAsia="Times New Roman" w:hAnsi="Lucida Console" w:cs="Courier New"/>
          <w:color w:val="0000FF"/>
          <w:sz w:val="20"/>
          <w:szCs w:val="20"/>
        </w:rPr>
        <w:t>euSales</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VG$EU_Sales,VG$Genre,sum</w:t>
      </w:r>
      <w:proofErr w:type="spellEnd"/>
      <w:r w:rsidRPr="009046FF">
        <w:rPr>
          <w:rFonts w:ascii="Lucida Console" w:eastAsia="Times New Roman" w:hAnsi="Lucida Console" w:cs="Courier New"/>
          <w:color w:val="0000FF"/>
          <w:sz w:val="20"/>
          <w:szCs w:val="20"/>
        </w:rPr>
        <w:t>)</w:t>
      </w:r>
    </w:p>
    <w:p w14:paraId="521EA65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jpSales</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VG$JP_Sales,VG$Genre,sum</w:t>
      </w:r>
      <w:proofErr w:type="spellEnd"/>
      <w:r w:rsidRPr="009046FF">
        <w:rPr>
          <w:rFonts w:ascii="Lucida Console" w:eastAsia="Times New Roman" w:hAnsi="Lucida Console" w:cs="Courier New"/>
          <w:color w:val="0000FF"/>
          <w:sz w:val="20"/>
          <w:szCs w:val="20"/>
        </w:rPr>
        <w:t>)</w:t>
      </w:r>
    </w:p>
    <w:p w14:paraId="7CE16E1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otherSales</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VG$Other_Sales,VG$Genre,sum</w:t>
      </w:r>
      <w:proofErr w:type="spellEnd"/>
      <w:r w:rsidRPr="009046FF">
        <w:rPr>
          <w:rFonts w:ascii="Lucida Console" w:eastAsia="Times New Roman" w:hAnsi="Lucida Console" w:cs="Courier New"/>
          <w:color w:val="0000FF"/>
          <w:sz w:val="20"/>
          <w:szCs w:val="20"/>
        </w:rPr>
        <w:t>)</w:t>
      </w:r>
    </w:p>
    <w:p w14:paraId="6F4951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genreSalesTotal</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data.frame</w:t>
      </w:r>
      <w:proofErr w:type="spellEnd"/>
      <w:proofErr w:type="gram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naSales,euSales,jpSales,otherSales</w:t>
      </w:r>
      <w:proofErr w:type="spellEnd"/>
      <w:r w:rsidRPr="009046FF">
        <w:rPr>
          <w:rFonts w:ascii="Lucida Console" w:eastAsia="Times New Roman" w:hAnsi="Lucida Console" w:cs="Courier New"/>
          <w:color w:val="0000FF"/>
          <w:sz w:val="20"/>
          <w:szCs w:val="20"/>
        </w:rPr>
        <w:t>)</w:t>
      </w:r>
    </w:p>
    <w:p w14:paraId="6ACA8F5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#making a </w:t>
      </w:r>
      <w:proofErr w:type="spellStart"/>
      <w:r w:rsidRPr="009046FF">
        <w:rPr>
          <w:rFonts w:ascii="Lucida Console" w:eastAsia="Times New Roman" w:hAnsi="Lucida Console" w:cs="Courier New"/>
          <w:color w:val="0000FF"/>
          <w:sz w:val="20"/>
          <w:szCs w:val="20"/>
        </w:rPr>
        <w:t>fucntion</w:t>
      </w:r>
      <w:proofErr w:type="spellEnd"/>
      <w:r w:rsidRPr="009046FF">
        <w:rPr>
          <w:rFonts w:ascii="Lucida Console" w:eastAsia="Times New Roman" w:hAnsi="Lucida Console" w:cs="Courier New"/>
          <w:color w:val="0000FF"/>
          <w:sz w:val="20"/>
          <w:szCs w:val="20"/>
        </w:rPr>
        <w:t xml:space="preserve"> to remove </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 xml:space="preserve"> and make factors into strings for the </w:t>
      </w:r>
      <w:proofErr w:type="spellStart"/>
      <w:r w:rsidRPr="009046FF">
        <w:rPr>
          <w:rFonts w:ascii="Lucida Console" w:eastAsia="Times New Roman" w:hAnsi="Lucida Console" w:cs="Courier New"/>
          <w:color w:val="0000FF"/>
          <w:sz w:val="20"/>
          <w:szCs w:val="20"/>
        </w:rPr>
        <w:t>dataframe</w:t>
      </w:r>
      <w:proofErr w:type="spellEnd"/>
    </w:p>
    <w:p w14:paraId="77E93BC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RNremove</w:t>
      </w:r>
      <w:proofErr w:type="spellEnd"/>
      <w:r w:rsidRPr="009046FF">
        <w:rPr>
          <w:rFonts w:ascii="Lucida Console" w:eastAsia="Times New Roman" w:hAnsi="Lucida Console" w:cs="Courier New"/>
          <w:color w:val="0000FF"/>
          <w:sz w:val="20"/>
          <w:szCs w:val="20"/>
        </w:rPr>
        <w:t>&lt;-function(x</w:t>
      </w:r>
      <w:proofErr w:type="gramStart"/>
      <w:r w:rsidRPr="009046FF">
        <w:rPr>
          <w:rFonts w:ascii="Lucida Console" w:eastAsia="Times New Roman" w:hAnsi="Lucida Console" w:cs="Courier New"/>
          <w:color w:val="0000FF"/>
          <w:sz w:val="20"/>
          <w:szCs w:val="20"/>
        </w:rPr>
        <w:t>){</w:t>
      </w:r>
      <w:proofErr w:type="gramEnd"/>
    </w:p>
    <w:p w14:paraId="49A7B01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(x)&lt;-NULL</w:t>
      </w:r>
    </w:p>
    <w:p w14:paraId="411B380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return(x)</w:t>
      </w:r>
    </w:p>
    <w:p w14:paraId="4C4023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w:t>
      </w:r>
    </w:p>
    <w:p w14:paraId="538E904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RNremove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VG)</w:t>
      </w:r>
    </w:p>
    <w:p w14:paraId="1F40ED3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Rank                                         Name Platform Year        Genre</w:t>
      </w:r>
    </w:p>
    <w:p w14:paraId="18D974D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1                            Super Mario Bros.      NES 1985     Platform</w:t>
      </w:r>
    </w:p>
    <w:p w14:paraId="6964C48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     2                               Mario Kart Wii      </w:t>
      </w:r>
      <w:proofErr w:type="spellStart"/>
      <w:r w:rsidRPr="009046FF">
        <w:rPr>
          <w:rFonts w:ascii="Lucida Console" w:eastAsia="Times New Roman" w:hAnsi="Lucida Console" w:cs="Courier New"/>
          <w:color w:val="000000"/>
          <w:sz w:val="20"/>
          <w:szCs w:val="20"/>
          <w:bdr w:val="none" w:sz="0" w:space="0" w:color="auto" w:frame="1"/>
        </w:rPr>
        <w:t>Wii</w:t>
      </w:r>
      <w:proofErr w:type="spellEnd"/>
      <w:r w:rsidRPr="009046FF">
        <w:rPr>
          <w:rFonts w:ascii="Lucida Console" w:eastAsia="Times New Roman" w:hAnsi="Lucida Console" w:cs="Courier New"/>
          <w:color w:val="000000"/>
          <w:sz w:val="20"/>
          <w:szCs w:val="20"/>
          <w:bdr w:val="none" w:sz="0" w:space="0" w:color="auto" w:frame="1"/>
        </w:rPr>
        <w:t xml:space="preserve"> 2008       Racing</w:t>
      </w:r>
    </w:p>
    <w:p w14:paraId="59D4807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3                            Wii Sports Resort      Wii 2009       Sports</w:t>
      </w:r>
    </w:p>
    <w:p w14:paraId="4851B7D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4                     Pokémon Red/Pokémon Blue       GB 1996 Role-Playing</w:t>
      </w:r>
    </w:p>
    <w:p w14:paraId="02058B3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5                                       Tetris       GB 1989       Puzzle</w:t>
      </w:r>
    </w:p>
    <w:p w14:paraId="29B9AE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6                        New Super Mario Bros.       DS 2006     Platform</w:t>
      </w:r>
    </w:p>
    <w:p w14:paraId="5366F90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     7                                     Wii Play      Wii 2006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306B69D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     8                    New Super Mario Bros. Wii      </w:t>
      </w:r>
      <w:proofErr w:type="spellStart"/>
      <w:r w:rsidRPr="009046FF">
        <w:rPr>
          <w:rFonts w:ascii="Lucida Console" w:eastAsia="Times New Roman" w:hAnsi="Lucida Console" w:cs="Courier New"/>
          <w:color w:val="000000"/>
          <w:sz w:val="20"/>
          <w:szCs w:val="20"/>
          <w:bdr w:val="none" w:sz="0" w:space="0" w:color="auto" w:frame="1"/>
        </w:rPr>
        <w:t>Wii</w:t>
      </w:r>
      <w:proofErr w:type="spellEnd"/>
      <w:r w:rsidRPr="009046FF">
        <w:rPr>
          <w:rFonts w:ascii="Lucida Console" w:eastAsia="Times New Roman" w:hAnsi="Lucida Console" w:cs="Courier New"/>
          <w:color w:val="000000"/>
          <w:sz w:val="20"/>
          <w:szCs w:val="20"/>
          <w:bdr w:val="none" w:sz="0" w:space="0" w:color="auto" w:frame="1"/>
        </w:rPr>
        <w:t xml:space="preserve"> 2009     Platform</w:t>
      </w:r>
    </w:p>
    <w:p w14:paraId="23C7313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9                                    Duck Hunt      NES 1984      Shooter</w:t>
      </w:r>
    </w:p>
    <w:p w14:paraId="2BB8175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10   10                                   </w:t>
      </w:r>
      <w:proofErr w:type="spellStart"/>
      <w:r w:rsidRPr="009046FF">
        <w:rPr>
          <w:rFonts w:ascii="Lucida Console" w:eastAsia="Times New Roman" w:hAnsi="Lucida Console" w:cs="Courier New"/>
          <w:color w:val="000000"/>
          <w:sz w:val="20"/>
          <w:szCs w:val="20"/>
          <w:bdr w:val="none" w:sz="0" w:space="0" w:color="auto" w:frame="1"/>
        </w:rPr>
        <w:t>Nintendogs</w:t>
      </w:r>
      <w:proofErr w:type="spellEnd"/>
      <w:r w:rsidRPr="009046FF">
        <w:rPr>
          <w:rFonts w:ascii="Lucida Console" w:eastAsia="Times New Roman" w:hAnsi="Lucida Console" w:cs="Courier New"/>
          <w:color w:val="000000"/>
          <w:sz w:val="20"/>
          <w:szCs w:val="20"/>
          <w:bdr w:val="none" w:sz="0" w:space="0" w:color="auto" w:frame="1"/>
        </w:rPr>
        <w:t xml:space="preserve">       DS 2005   Simulation</w:t>
      </w:r>
    </w:p>
    <w:p w14:paraId="506386C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   11                                Mario Kart DS       </w:t>
      </w:r>
      <w:proofErr w:type="spellStart"/>
      <w:r w:rsidRPr="009046FF">
        <w:rPr>
          <w:rFonts w:ascii="Lucida Console" w:eastAsia="Times New Roman" w:hAnsi="Lucida Console" w:cs="Courier New"/>
          <w:color w:val="000000"/>
          <w:sz w:val="20"/>
          <w:szCs w:val="20"/>
          <w:bdr w:val="none" w:sz="0" w:space="0" w:color="auto" w:frame="1"/>
        </w:rPr>
        <w:t>DS</w:t>
      </w:r>
      <w:proofErr w:type="spellEnd"/>
      <w:r w:rsidRPr="009046FF">
        <w:rPr>
          <w:rFonts w:ascii="Lucida Console" w:eastAsia="Times New Roman" w:hAnsi="Lucida Console" w:cs="Courier New"/>
          <w:color w:val="000000"/>
          <w:sz w:val="20"/>
          <w:szCs w:val="20"/>
          <w:bdr w:val="none" w:sz="0" w:space="0" w:color="auto" w:frame="1"/>
        </w:rPr>
        <w:t xml:space="preserve"> 2005       Racing</w:t>
      </w:r>
    </w:p>
    <w:p w14:paraId="15370A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   12                  Pokémon Gold/Pokémon Silver       GB 1999 Role-Playing</w:t>
      </w:r>
    </w:p>
    <w:p w14:paraId="7B89EC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   13                                      Wii Fit      Wii 2007       Sports</w:t>
      </w:r>
    </w:p>
    <w:p w14:paraId="753DA2D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   14                                 Wii Fit Plus      Wii 2009       Sports</w:t>
      </w:r>
    </w:p>
    <w:p w14:paraId="589D2A6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   15                           Kinect Adventures!     X360 2010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2071C8C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   16                           Grand Theft Auto V      PS3 2013       Action</w:t>
      </w:r>
    </w:p>
    <w:p w14:paraId="4831509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   17                Grand Theft Auto: San Andreas      PS2 2004       Action</w:t>
      </w:r>
    </w:p>
    <w:p w14:paraId="26EC9A5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   18                            Super Mario World     SNES 1990     Platform</w:t>
      </w:r>
    </w:p>
    <w:p w14:paraId="5DE93F3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   19 Brain Age: Train Your Brain in Minutes a Day       DS 2005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582AEB6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   20                Pokémon Diamond/Pokémon Pearl       DS 2006 Role-Playing</w:t>
      </w:r>
    </w:p>
    <w:p w14:paraId="0194F69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   21                             Super Mario Land       GB 1989     Platform</w:t>
      </w:r>
    </w:p>
    <w:p w14:paraId="4AC5504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   22                          Super Mario Bros. 3      NES 1988     Platform</w:t>
      </w:r>
    </w:p>
    <w:p w14:paraId="0EA5A7F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   23                           Grand Theft Auto V     X360 2013       Action</w:t>
      </w:r>
    </w:p>
    <w:p w14:paraId="04284F9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   24                  Grand Theft Auto: Vice City      PS2 2002       Action</w:t>
      </w:r>
    </w:p>
    <w:p w14:paraId="198256E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25   25                Pokémon Ruby/Pokémon Sapphire      GBA 2002 Role-Playing</w:t>
      </w:r>
    </w:p>
    <w:p w14:paraId="384CD0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26   26                  Pokémon Black/Pokémon White       DS 2010 Role-Playing</w:t>
      </w:r>
    </w:p>
    <w:p w14:paraId="75DC577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   </w:t>
      </w:r>
      <w:proofErr w:type="gramStart"/>
      <w:r w:rsidRPr="009046FF">
        <w:rPr>
          <w:rFonts w:ascii="Lucida Console" w:eastAsia="Times New Roman" w:hAnsi="Lucida Console" w:cs="Courier New"/>
          <w:color w:val="000000"/>
          <w:sz w:val="20"/>
          <w:szCs w:val="20"/>
          <w:bdr w:val="none" w:sz="0" w:space="0" w:color="auto" w:frame="1"/>
        </w:rPr>
        <w:t>27  Brain</w:t>
      </w:r>
      <w:proofErr w:type="gramEnd"/>
      <w:r w:rsidRPr="009046FF">
        <w:rPr>
          <w:rFonts w:ascii="Lucida Console" w:eastAsia="Times New Roman" w:hAnsi="Lucida Console" w:cs="Courier New"/>
          <w:color w:val="000000"/>
          <w:sz w:val="20"/>
          <w:szCs w:val="20"/>
          <w:bdr w:val="none" w:sz="0" w:space="0" w:color="auto" w:frame="1"/>
        </w:rPr>
        <w:t xml:space="preserve"> Age 2: More Training in Minutes a Day       DS 2005       Puzzle</w:t>
      </w:r>
    </w:p>
    <w:p w14:paraId="21157F9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   28                       Gran Turismo 3: A-Spec      PS2 2001       Racing</w:t>
      </w:r>
    </w:p>
    <w:p w14:paraId="50CCF01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   29               Call of Duty: Modern Warfare 3     X360 2011      Shooter</w:t>
      </w:r>
    </w:p>
    <w:p w14:paraId="612479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   30      Pokémon Yellow: Special Pikachu Edition       GB 1998 Role-Playing</w:t>
      </w:r>
    </w:p>
    <w:p w14:paraId="4F45C7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   31                      Call of Duty: Black Ops     X360 2010      Shooter</w:t>
      </w:r>
    </w:p>
    <w:p w14:paraId="42FDFF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   32                          Pokémon X/Pokémon Y      3DS 2013 Role-Playing</w:t>
      </w:r>
    </w:p>
    <w:p w14:paraId="253114E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33   33                    Call of Duty: Black Ops 3      PS4 2015      Shooter</w:t>
      </w:r>
    </w:p>
    <w:p w14:paraId="66FC27E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34   34                   Call of Duty: Black Ops II      PS3 2012      Shooter</w:t>
      </w:r>
    </w:p>
    <w:p w14:paraId="7292B88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35   35                   Call of Duty: Black Ops II     X360 2012      Shooter</w:t>
      </w:r>
    </w:p>
    <w:p w14:paraId="01BE126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36   36               Call of Duty: Modern Warfare 2     X360 2009      Shooter</w:t>
      </w:r>
    </w:p>
    <w:p w14:paraId="73D58AF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37   37               Call of Duty: Modern Warfare 3      PS3 2011      Shooter</w:t>
      </w:r>
    </w:p>
    <w:p w14:paraId="62419F8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38   38                         Grand Theft Auto III      PS2 2001       Action</w:t>
      </w:r>
    </w:p>
    <w:p w14:paraId="0A9278A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39   39                      Super Smash Bros. Brawl      Wii 2008     Fighting</w:t>
      </w:r>
    </w:p>
    <w:p w14:paraId="302C753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40   40                      Call of Duty: Black Ops      PS3 2010      Shooter</w:t>
      </w:r>
    </w:p>
    <w:p w14:paraId="349A90A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41   41                  Animal Crossing: Wild World       DS 2005   Simulation</w:t>
      </w:r>
    </w:p>
    <w:p w14:paraId="28AD562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42   42                                 Mario Kart 7      3DS 2011       Racing</w:t>
      </w:r>
    </w:p>
    <w:p w14:paraId="1CCEE2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43   43                                       Halo 3     X360 2007      Shooter</w:t>
      </w:r>
    </w:p>
    <w:p w14:paraId="47C3A67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44   44                           Grand Theft Auto V      PS4 2014       Action</w:t>
      </w:r>
    </w:p>
    <w:p w14:paraId="37D588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45   45         Pokémon </w:t>
      </w:r>
      <w:proofErr w:type="spellStart"/>
      <w:r w:rsidRPr="009046FF">
        <w:rPr>
          <w:rFonts w:ascii="Lucida Console" w:eastAsia="Times New Roman" w:hAnsi="Lucida Console" w:cs="Courier New"/>
          <w:color w:val="000000"/>
          <w:sz w:val="20"/>
          <w:szCs w:val="20"/>
          <w:bdr w:val="none" w:sz="0" w:space="0" w:color="auto" w:frame="1"/>
        </w:rPr>
        <w:t>HeartGold</w:t>
      </w:r>
      <w:proofErr w:type="spellEnd"/>
      <w:r w:rsidRPr="009046FF">
        <w:rPr>
          <w:rFonts w:ascii="Lucida Console" w:eastAsia="Times New Roman" w:hAnsi="Lucida Console" w:cs="Courier New"/>
          <w:color w:val="000000"/>
          <w:sz w:val="20"/>
          <w:szCs w:val="20"/>
          <w:bdr w:val="none" w:sz="0" w:space="0" w:color="auto" w:frame="1"/>
        </w:rPr>
        <w:t xml:space="preserve">/Pokémon </w:t>
      </w:r>
      <w:proofErr w:type="spellStart"/>
      <w:r w:rsidRPr="009046FF">
        <w:rPr>
          <w:rFonts w:ascii="Lucida Console" w:eastAsia="Times New Roman" w:hAnsi="Lucida Console" w:cs="Courier New"/>
          <w:color w:val="000000"/>
          <w:sz w:val="20"/>
          <w:szCs w:val="20"/>
          <w:bdr w:val="none" w:sz="0" w:space="0" w:color="auto" w:frame="1"/>
        </w:rPr>
        <w:t>SoulSilver</w:t>
      </w:r>
      <w:proofErr w:type="spellEnd"/>
      <w:r w:rsidRPr="009046FF">
        <w:rPr>
          <w:rFonts w:ascii="Lucida Console" w:eastAsia="Times New Roman" w:hAnsi="Lucida Console" w:cs="Courier New"/>
          <w:color w:val="000000"/>
          <w:sz w:val="20"/>
          <w:szCs w:val="20"/>
          <w:bdr w:val="none" w:sz="0" w:space="0" w:color="auto" w:frame="1"/>
        </w:rPr>
        <w:t xml:space="preserve">       DS 2009       Action</w:t>
      </w:r>
    </w:p>
    <w:p w14:paraId="15ED35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46   46                               Super Mario 64      N64 1996     Platform</w:t>
      </w:r>
    </w:p>
    <w:p w14:paraId="483A93B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47   47                               Gran Turismo 4      PS2 2004       Racing</w:t>
      </w:r>
    </w:p>
    <w:p w14:paraId="0A4102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48   48                           Super Mario Galaxy      Wii 2007     Platform</w:t>
      </w:r>
    </w:p>
    <w:p w14:paraId="7B007BB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49   49    Pokémon Omega Ruby/Pokémon Alpha Sapphire      3DS 2014 Role-Playing</w:t>
      </w:r>
    </w:p>
    <w:p w14:paraId="5C96D7D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50   50           Super Mario Land 2: 6 Golden Coins       GB 1992    Adventure</w:t>
      </w:r>
    </w:p>
    <w:p w14:paraId="21E46F7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51   51                          Grand Theft Auto IV     X360 2008       Action</w:t>
      </w:r>
    </w:p>
    <w:p w14:paraId="5393E4F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52   52                                 Gran Turismo       PS 1997       Racing</w:t>
      </w:r>
    </w:p>
    <w:p w14:paraId="6BC3CA4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53   53                          Super Mario 3D Land      3DS 2011     Platform</w:t>
      </w:r>
    </w:p>
    <w:p w14:paraId="5134950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54   54                               Gran Turismo 5      PS3 2010       Racing</w:t>
      </w:r>
    </w:p>
    <w:p w14:paraId="6946426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55   55               Call of Duty: Modern Warfare 2      PS3 2009      Shooter</w:t>
      </w:r>
    </w:p>
    <w:p w14:paraId="476F26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56   56                          Grand Theft Auto IV      PS3 2008       Action</w:t>
      </w:r>
    </w:p>
    <w:p w14:paraId="0E1FA4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57   57                        Super Mario All-Stars     SNES 1993     Platform</w:t>
      </w:r>
    </w:p>
    <w:p w14:paraId="6EFCD04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 xml:space="preserve">58   58            Pokémon </w:t>
      </w:r>
      <w:proofErr w:type="spellStart"/>
      <w:r w:rsidRPr="009046FF">
        <w:rPr>
          <w:rFonts w:ascii="Lucida Console" w:eastAsia="Times New Roman" w:hAnsi="Lucida Console" w:cs="Courier New"/>
          <w:color w:val="000000"/>
          <w:sz w:val="20"/>
          <w:szCs w:val="20"/>
          <w:bdr w:val="none" w:sz="0" w:space="0" w:color="auto" w:frame="1"/>
        </w:rPr>
        <w:t>FireRed</w:t>
      </w:r>
      <w:proofErr w:type="spellEnd"/>
      <w:r w:rsidRPr="009046FF">
        <w:rPr>
          <w:rFonts w:ascii="Lucida Console" w:eastAsia="Times New Roman" w:hAnsi="Lucida Console" w:cs="Courier New"/>
          <w:color w:val="000000"/>
          <w:sz w:val="20"/>
          <w:szCs w:val="20"/>
          <w:bdr w:val="none" w:sz="0" w:space="0" w:color="auto" w:frame="1"/>
        </w:rPr>
        <w:t xml:space="preserve">/Pokémon </w:t>
      </w:r>
      <w:proofErr w:type="spellStart"/>
      <w:r w:rsidRPr="009046FF">
        <w:rPr>
          <w:rFonts w:ascii="Lucida Console" w:eastAsia="Times New Roman" w:hAnsi="Lucida Console" w:cs="Courier New"/>
          <w:color w:val="000000"/>
          <w:sz w:val="20"/>
          <w:szCs w:val="20"/>
          <w:bdr w:val="none" w:sz="0" w:space="0" w:color="auto" w:frame="1"/>
        </w:rPr>
        <w:t>LeafGreen</w:t>
      </w:r>
      <w:proofErr w:type="spellEnd"/>
      <w:r w:rsidRPr="009046FF">
        <w:rPr>
          <w:rFonts w:ascii="Lucida Console" w:eastAsia="Times New Roman" w:hAnsi="Lucida Console" w:cs="Courier New"/>
          <w:color w:val="000000"/>
          <w:sz w:val="20"/>
          <w:szCs w:val="20"/>
          <w:bdr w:val="none" w:sz="0" w:space="0" w:color="auto" w:frame="1"/>
        </w:rPr>
        <w:t xml:space="preserve">      GBA 2004 Role-Playing</w:t>
      </w:r>
    </w:p>
    <w:p w14:paraId="73CFB27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59   59                               Super Mario 64       DS 2004     Platform</w:t>
      </w:r>
    </w:p>
    <w:p w14:paraId="01FEB51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60   60                                 Just Dance 3      Wii 2011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2375BA7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61   61                         Call of Duty: Ghosts     X360 2013      Shooter</w:t>
      </w:r>
    </w:p>
    <w:p w14:paraId="767F97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62   62                                  Halo: Reach     X360 2010      Shooter</w:t>
      </w:r>
    </w:p>
    <w:p w14:paraId="17E842D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63   63                                Mario Kart 64      N64 1996       Racing</w:t>
      </w:r>
    </w:p>
    <w:p w14:paraId="4459260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64   64                      New Super Mario Bros. 2      3DS 2012     Platform</w:t>
      </w:r>
    </w:p>
    <w:p w14:paraId="2B14679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65   65                                       Halo 4     X360 2012      Shooter</w:t>
      </w:r>
    </w:p>
    <w:p w14:paraId="48D689D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66   66                            Final Fantasy VII       PS 1997 Role-Playing</w:t>
      </w:r>
    </w:p>
    <w:p w14:paraId="69728D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67   67                         Call of Duty: Ghosts      PS3 2013      Shooter</w:t>
      </w:r>
    </w:p>
    <w:p w14:paraId="6ABA31A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68   68                                 Just Dance 2      Wii 2010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0410AF7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69   69                               Gran Turismo 2       PS 1999       Racing</w:t>
      </w:r>
    </w:p>
    <w:p w14:paraId="0F2908A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70   70               Call of Duty 4: Modern Warfare     X360 2007      Shooter</w:t>
      </w:r>
    </w:p>
    <w:p w14:paraId="343CE78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71   71                          Donkey Kong Country     SNES 1994     Platform</w:t>
      </w:r>
    </w:p>
    <w:p w14:paraId="1F89D94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72   72                                    Minecraft     X360 2013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0660CF4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73   73                    Animal Crossing: New Leaf      3DS 2012   Simulation</w:t>
      </w:r>
    </w:p>
    <w:p w14:paraId="4AFCE53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74   74                               Mario Party DS       </w:t>
      </w:r>
      <w:proofErr w:type="spellStart"/>
      <w:r w:rsidRPr="009046FF">
        <w:rPr>
          <w:rFonts w:ascii="Lucida Console" w:eastAsia="Times New Roman" w:hAnsi="Lucida Console" w:cs="Courier New"/>
          <w:color w:val="000000"/>
          <w:sz w:val="20"/>
          <w:szCs w:val="20"/>
          <w:bdr w:val="none" w:sz="0" w:space="0" w:color="auto" w:frame="1"/>
        </w:rPr>
        <w:t>DS</w:t>
      </w:r>
      <w:proofErr w:type="spellEnd"/>
      <w:r w:rsidRPr="009046FF">
        <w:rPr>
          <w:rFonts w:ascii="Lucida Console" w:eastAsia="Times New Roman" w:hAnsi="Lucida Console" w:cs="Courier New"/>
          <w:color w:val="000000"/>
          <w:sz w:val="20"/>
          <w:szCs w:val="20"/>
          <w:bdr w:val="none" w:sz="0" w:space="0" w:color="auto" w:frame="1"/>
        </w:rPr>
        <w:t xml:space="preserve"> 2007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62F2EDB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75   75                  The Elder Scrolls V: Skyrim     X360 2011 Role-Playing</w:t>
      </w:r>
    </w:p>
    <w:p w14:paraId="1C97355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76   76                             Super Mario Kart     SNES 1992       Racing</w:t>
      </w:r>
    </w:p>
    <w:p w14:paraId="6FE52D1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77   77                                      FIFA 16      PS4 2015       Sports</w:t>
      </w:r>
    </w:p>
    <w:p w14:paraId="460045F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78   78                                    Wii Party      Wii 2010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1389EB6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79   79                                       Halo 2       XB 2004      Shooter</w:t>
      </w:r>
    </w:p>
    <w:p w14:paraId="2D17B45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80   80                                Mario Party 8      Wii 2007         </w:t>
      </w:r>
      <w:proofErr w:type="spellStart"/>
      <w:r w:rsidRPr="009046FF">
        <w:rPr>
          <w:rFonts w:ascii="Lucida Console" w:eastAsia="Times New Roman" w:hAnsi="Lucida Console" w:cs="Courier New"/>
          <w:color w:val="000000"/>
          <w:sz w:val="20"/>
          <w:szCs w:val="20"/>
          <w:bdr w:val="none" w:sz="0" w:space="0" w:color="auto" w:frame="1"/>
        </w:rPr>
        <w:t>Misc</w:t>
      </w:r>
      <w:proofErr w:type="spellEnd"/>
    </w:p>
    <w:p w14:paraId="016F42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81   81              Pokémon Black 2/Pokémon White 2       DS 2012 Role-Playing</w:t>
      </w:r>
    </w:p>
    <w:p w14:paraId="245B009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82   82                               FIFA Soccer 13      PS3 2012       Action</w:t>
      </w:r>
    </w:p>
    <w:p w14:paraId="523250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83   83                                   The Sims 3       PC 2009   Simulation</w:t>
      </w:r>
    </w:p>
    <w:p w14:paraId="6F55E40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84   84                                </w:t>
      </w:r>
      <w:proofErr w:type="spellStart"/>
      <w:r w:rsidRPr="009046FF">
        <w:rPr>
          <w:rFonts w:ascii="Lucida Console" w:eastAsia="Times New Roman" w:hAnsi="Lucida Console" w:cs="Courier New"/>
          <w:color w:val="000000"/>
          <w:sz w:val="20"/>
          <w:szCs w:val="20"/>
          <w:bdr w:val="none" w:sz="0" w:space="0" w:color="auto" w:frame="1"/>
        </w:rPr>
        <w:t>GoldenEye</w:t>
      </w:r>
      <w:proofErr w:type="spellEnd"/>
      <w:r w:rsidRPr="009046FF">
        <w:rPr>
          <w:rFonts w:ascii="Lucida Console" w:eastAsia="Times New Roman" w:hAnsi="Lucida Console" w:cs="Courier New"/>
          <w:color w:val="000000"/>
          <w:sz w:val="20"/>
          <w:szCs w:val="20"/>
          <w:bdr w:val="none" w:sz="0" w:space="0" w:color="auto" w:frame="1"/>
        </w:rPr>
        <w:t xml:space="preserve"> 007      N64 1997      Shooter</w:t>
      </w:r>
    </w:p>
    <w:p w14:paraId="4D18B9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85   85           Mario &amp; Sonic at the Olympic Games      Wii 2007       Sports</w:t>
      </w:r>
    </w:p>
    <w:p w14:paraId="489AEE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86   86                              Final Fantasy X      PS2 2001 Role-Playing</w:t>
      </w:r>
    </w:p>
    <w:p w14:paraId="7AB74A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87   87                           Final Fantasy VIII       PS 1999 Role-Playing</w:t>
      </w:r>
    </w:p>
    <w:p w14:paraId="64A03CD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88   88                     Pokémon Platinum Version       DS 2008 Role-Playing</w:t>
      </w:r>
    </w:p>
    <w:p w14:paraId="724A206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89   89                                      Pac-Man     2600 1982       Puzzle</w:t>
      </w:r>
    </w:p>
    <w:p w14:paraId="20C8E5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90   90       Grand Theft Auto: Liberty City Stories      PSP 2005       Action</w:t>
      </w:r>
    </w:p>
    <w:p w14:paraId="5623FA8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Publisher </w:t>
      </w:r>
      <w:proofErr w:type="spellStart"/>
      <w:r w:rsidRPr="009046FF">
        <w:rPr>
          <w:rFonts w:ascii="Lucida Console" w:eastAsia="Times New Roman" w:hAnsi="Lucida Console" w:cs="Courier New"/>
          <w:color w:val="000000"/>
          <w:sz w:val="20"/>
          <w:szCs w:val="20"/>
          <w:bdr w:val="none" w:sz="0" w:space="0" w:color="auto" w:frame="1"/>
        </w:rPr>
        <w:t>NA_Sales</w:t>
      </w:r>
      <w:proofErr w:type="spell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EU_Sales</w:t>
      </w:r>
      <w:proofErr w:type="spell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JP_Sales</w:t>
      </w:r>
      <w:proofErr w:type="spell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Other_Sales</w:t>
      </w:r>
      <w:proofErr w:type="spell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Global_Sales</w:t>
      </w:r>
      <w:proofErr w:type="spellEnd"/>
    </w:p>
    <w:p w14:paraId="3D4E005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Nintendo    29.08     3.58     6.81        0.77        40.24</w:t>
      </w:r>
    </w:p>
    <w:p w14:paraId="746F6BB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Nintendo    15.85    12.88     3.79        3.31        35.83</w:t>
      </w:r>
    </w:p>
    <w:p w14:paraId="7183ECB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Nintendo    15.75    11.01     3.28        2.96        33.00</w:t>
      </w:r>
    </w:p>
    <w:p w14:paraId="6D1E4E1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Nintendo    11.27     8.89    10.22        1.00        31.38</w:t>
      </w:r>
    </w:p>
    <w:p w14:paraId="3EA718E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Nintendo    23.20     2.26     4.22        0.58        30.26</w:t>
      </w:r>
    </w:p>
    <w:p w14:paraId="2B725D0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Nintendo    11.38     9.23     6.50        2.90        30.01</w:t>
      </w:r>
    </w:p>
    <w:p w14:paraId="5D68E2D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Nintendo    14.03     9.20     2.93        2.85        29.01</w:t>
      </w:r>
    </w:p>
    <w:p w14:paraId="1BD221A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                     Nintendo    14.59     7.06     4.70        2.26        28.61</w:t>
      </w:r>
    </w:p>
    <w:p w14:paraId="6761C0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Nintendo    26.93     0.63     0.28        0.47        28.31</w:t>
      </w:r>
    </w:p>
    <w:p w14:paraId="2C17A87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                    Nintendo     9.07    11.00     1.93        2.75        24.75</w:t>
      </w:r>
    </w:p>
    <w:p w14:paraId="22A6B6B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                    Nintendo     9.81     7.57     4.13        1.92        23.43</w:t>
      </w:r>
    </w:p>
    <w:p w14:paraId="70BB9FD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                    Nintendo     9.00     6.18     7.20        0.71        23.09</w:t>
      </w:r>
    </w:p>
    <w:p w14:paraId="68F082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                    Nintendo     8.94     8.03     3.60        2.15        22.72</w:t>
      </w:r>
    </w:p>
    <w:p w14:paraId="6DCD4DE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                    Nintendo     9.09     8.59     2.53        1.79        22.00</w:t>
      </w:r>
    </w:p>
    <w:p w14:paraId="7833CD8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      Microsoft Game Studios    14.97     4.94     0.24        1.67        21.82</w:t>
      </w:r>
    </w:p>
    <w:p w14:paraId="76615A4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        Take-Two Interactive     7.01     9.27     0.97        4.14        21.39</w:t>
      </w:r>
    </w:p>
    <w:p w14:paraId="0FD188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        Take-Two Interactive     9.43     0.40     0.41       10.57        20.81</w:t>
      </w:r>
    </w:p>
    <w:p w14:paraId="745D12F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                    Nintendo    12.78     3.75     3.54        0.55        20.62</w:t>
      </w:r>
    </w:p>
    <w:p w14:paraId="31AE83E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                    Nintendo     4.75     9.26     4.16        2.05        20.22</w:t>
      </w:r>
    </w:p>
    <w:p w14:paraId="0F07D3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                    Nintendo     6.42     4.52     6.04        1.37        18.35</w:t>
      </w:r>
    </w:p>
    <w:p w14:paraId="3A39275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                    Nintendo    10.83     2.71     4.18        0.42        18.14</w:t>
      </w:r>
    </w:p>
    <w:p w14:paraId="3DA616B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                    Nintendo     9.54     3.44     3.84        0.46        17.28</w:t>
      </w:r>
    </w:p>
    <w:p w14:paraId="27C2E8A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        Take-Two Interactive     9.63     5.31     0.06        1.38        16.38</w:t>
      </w:r>
    </w:p>
    <w:p w14:paraId="7B6393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        Take-Two Interactive     8.41     5.49     0.47        1.78        16.15</w:t>
      </w:r>
    </w:p>
    <w:p w14:paraId="362BD57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25                    Nintendo     6.06     3.90     5.38        0.50        15.84</w:t>
      </w:r>
    </w:p>
    <w:p w14:paraId="4AA9AE0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                    Nintendo     5.57     3.28     5.65        0.82        15.32</w:t>
      </w:r>
    </w:p>
    <w:p w14:paraId="6A85C39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                    Nintendo     3.44     5.36     5.32        1.18        15.30</w:t>
      </w:r>
    </w:p>
    <w:p w14:paraId="28AD668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 Sony Computer Entertainment     6.85     5.09     1.87        1.16        14.97</w:t>
      </w:r>
    </w:p>
    <w:p w14:paraId="1F43076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                  Activision     9.03     4.28     0.13        1.32        14.76</w:t>
      </w:r>
    </w:p>
    <w:p w14:paraId="697F193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                    Nintendo     5.89     5.04     3.12        0.59        14.64</w:t>
      </w:r>
    </w:p>
    <w:p w14:paraId="4BF7FC7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31                  Activision     9.67     3.73     0.11        1.13        14.64</w:t>
      </w:r>
    </w:p>
    <w:p w14:paraId="039C7F9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                    Nintendo     5.17     4.05     4.34        0.79        14.35</w:t>
      </w:r>
    </w:p>
    <w:p w14:paraId="25D7F6C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33                  Activision     5.77     5.81     0.35        2.31        14.24</w:t>
      </w:r>
    </w:p>
    <w:p w14:paraId="69234D9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34                  Activision     4.99     5.88     0.65        2.52        14.04</w:t>
      </w:r>
    </w:p>
    <w:p w14:paraId="0A6397A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35                  Activision     8.25     4.30     0.07        1.12        13.74</w:t>
      </w:r>
    </w:p>
    <w:p w14:paraId="29BCE12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36                  Activision     8.52     3.63     0.08        1.29        13.52</w:t>
      </w:r>
    </w:p>
    <w:p w14:paraId="4E16F4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37                  Activision     5.54     5.82     0.49        1.62        13.47</w:t>
      </w:r>
    </w:p>
    <w:p w14:paraId="61B86A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38        Take-Two Interactive     6.99     4.51     0.30        1.30        13.10</w:t>
      </w:r>
    </w:p>
    <w:p w14:paraId="7ADC864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39                    Nintendo     6.75     2.61     2.66        1.02        13.04</w:t>
      </w:r>
    </w:p>
    <w:p w14:paraId="7918309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40                  Activision     5.98     4.44     0.48        1.83        12.73</w:t>
      </w:r>
    </w:p>
    <w:p w14:paraId="300C6F1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41                    Nintendo     2.55     3.52     5.33        0.88        12.28</w:t>
      </w:r>
    </w:p>
    <w:p w14:paraId="680D95C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42                    Nintendo     4.74     3.91     2.67        0.89        12.21</w:t>
      </w:r>
    </w:p>
    <w:p w14:paraId="6C389CE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43      Microsoft Game Studios     7.97     2.83     0.13        1.21        12.14</w:t>
      </w:r>
    </w:p>
    <w:p w14:paraId="52E85C6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44        Take-Two Interactive     3.80     5.81     0.36        2.02        11.99</w:t>
      </w:r>
    </w:p>
    <w:p w14:paraId="372DB97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45                    Nintendo     4.40     2.77     3.96        0.77        11.90</w:t>
      </w:r>
    </w:p>
    <w:p w14:paraId="70306F6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46                    Nintendo     6.91     2.85     1.91        0.23        11.90</w:t>
      </w:r>
    </w:p>
    <w:p w14:paraId="0D2EC19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47 Sony Computer Entertainment     3.01     0.01     1.10        7.53        11.65</w:t>
      </w:r>
    </w:p>
    <w:p w14:paraId="55C4E15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48                    Nintendo     6.16     3.40     1.20        0.76        11.52</w:t>
      </w:r>
    </w:p>
    <w:p w14:paraId="7D04D41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49                    Nintendo     4.23     3.37     3.08        0.65        11.33</w:t>
      </w:r>
    </w:p>
    <w:p w14:paraId="3D4A47C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50                    Nintendo     6.16     2.04     2.69        0.29        11.18</w:t>
      </w:r>
    </w:p>
    <w:p w14:paraId="65AFB49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51        Take-Two Interactive     6.76     3.10     0.14        1.03        11.03</w:t>
      </w:r>
    </w:p>
    <w:p w14:paraId="20B0F4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52 Sony Computer Entertainment     4.02     3.87     2.54        0.52        10.95</w:t>
      </w:r>
    </w:p>
    <w:p w14:paraId="3FAA646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53                    Nintendo     4.89     2.99     2.13        0.78        10.79</w:t>
      </w:r>
    </w:p>
    <w:p w14:paraId="06DAD0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54 Sony Computer Entertainment     2.96     4.88     0.81        2.12        10.77</w:t>
      </w:r>
    </w:p>
    <w:p w14:paraId="138C458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55                  Activision     4.99     3.69     0.38        1.63        10.69</w:t>
      </w:r>
    </w:p>
    <w:p w14:paraId="0754BE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56        Take-Two Interactive     4.76     3.76     0.44        1.62        10.58</w:t>
      </w:r>
    </w:p>
    <w:p w14:paraId="5917B99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57                    Nintendo     5.99     2.15     2.12        0.29        10.55</w:t>
      </w:r>
    </w:p>
    <w:p w14:paraId="7E37E4D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58                    Nintendo     4.34     2.65     3.15        0.35        10.49</w:t>
      </w:r>
    </w:p>
    <w:p w14:paraId="415215A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59                    Nintendo     5.08     3.11     1.25        0.98        10.42</w:t>
      </w:r>
    </w:p>
    <w:p w14:paraId="05152E3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60                     Ubisoft     6.05     3.15     0.00        1.07        10.27</w:t>
      </w:r>
    </w:p>
    <w:p w14:paraId="1899B9B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61                  Activision     6.72     2.63     0.04        0.82        10.21</w:t>
      </w:r>
    </w:p>
    <w:p w14:paraId="5C763F8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62      Microsoft Game Studios     7.03     1.98     0.08        0.78         9.87</w:t>
      </w:r>
    </w:p>
    <w:p w14:paraId="3F6FF1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63                    Nintendo     5.55     1.94     2.23        0.15         9.87</w:t>
      </w:r>
    </w:p>
    <w:p w14:paraId="4496D58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64                    Nintendo     3.66     3.07     2.47        0.63         9.83</w:t>
      </w:r>
    </w:p>
    <w:p w14:paraId="6989B2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65      Microsoft Game Studios     6.63     2.36     0.04        0.73         9.76</w:t>
      </w:r>
    </w:p>
    <w:p w14:paraId="628DA22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66 Sony Computer Entertainment     3.01     2.47     3.28        0.96         9.72</w:t>
      </w:r>
    </w:p>
    <w:p w14:paraId="6E93C89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67                  Activision     4.09     3.73     0.38        1.38         9.58</w:t>
      </w:r>
    </w:p>
    <w:p w14:paraId="3682B7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68                     Ubisoft     5.84     2.89     0.01        0.78         9.52</w:t>
      </w:r>
    </w:p>
    <w:p w14:paraId="4FD990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69 Sony Computer Entertainment     3.88     3.42     1.69        0.50         9.49</w:t>
      </w:r>
    </w:p>
    <w:p w14:paraId="688C103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70                  Activision     5.91     2.38     0.13        0.90         9.32</w:t>
      </w:r>
    </w:p>
    <w:p w14:paraId="605642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71                    Nintendo     4.36     1.71     3.00        0.23         9.30</w:t>
      </w:r>
    </w:p>
    <w:p w14:paraId="683792C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72      Microsoft Game Studios     5.58     2.83     0.02        0.77         9.20</w:t>
      </w:r>
    </w:p>
    <w:p w14:paraId="370678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73                    Nintendo     2.01     2.32     4.36        0.41         9.10</w:t>
      </w:r>
    </w:p>
    <w:p w14:paraId="0E45729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74                    Nintendo     4.46     1.88     1.98        0.70         9.02</w:t>
      </w:r>
    </w:p>
    <w:p w14:paraId="1949D1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75          Bethesda Softworks     5.03     2.86     0.10        0.85         8.84</w:t>
      </w:r>
    </w:p>
    <w:p w14:paraId="3FFD332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76                    Nintendo     3.54     1.24     3.81        0.18         8.77</w:t>
      </w:r>
    </w:p>
    <w:p w14:paraId="6FA1766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77             Electronic Arts     1.11     6.06     0.06        1.26         8.49</w:t>
      </w:r>
    </w:p>
    <w:p w14:paraId="20482F9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78                    Nintendo     1.79     3.53     2.49        0.68         8.49</w:t>
      </w:r>
    </w:p>
    <w:p w14:paraId="0C55F27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79      Microsoft Game Studios     6.82     1.53     0.05        0.08         8.48</w:t>
      </w:r>
    </w:p>
    <w:p w14:paraId="5842C3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80                    Nintendo     3.81     2.30     1.58        0.73         8.42</w:t>
      </w:r>
    </w:p>
    <w:p w14:paraId="144B2A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81                    Nintendo     2.91     1.86     3.14        0.43         8.34</w:t>
      </w:r>
    </w:p>
    <w:p w14:paraId="229DEBF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82             Electronic Arts     1.06     5.05     0.13        2.01         8.25</w:t>
      </w:r>
    </w:p>
    <w:p w14:paraId="1F71767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83             Electronic Arts     0.98     6.42     0.00        0.71         8.11</w:t>
      </w:r>
    </w:p>
    <w:p w14:paraId="5EDA54A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84                    Nintendo     5.80     2.01     0.13        0.15         8.09</w:t>
      </w:r>
    </w:p>
    <w:p w14:paraId="78EE3E9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85                        Sega     2.58     3.90     0.66        0.91         8.05</w:t>
      </w:r>
    </w:p>
    <w:p w14:paraId="66E4225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86 Sony Computer Entertainment     2.91     2.07     2.73        0.33         8.04</w:t>
      </w:r>
    </w:p>
    <w:p w14:paraId="5906244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87                  </w:t>
      </w:r>
      <w:proofErr w:type="spellStart"/>
      <w:r w:rsidRPr="009046FF">
        <w:rPr>
          <w:rFonts w:ascii="Lucida Console" w:eastAsia="Times New Roman" w:hAnsi="Lucida Console" w:cs="Courier New"/>
          <w:color w:val="000000"/>
          <w:sz w:val="20"/>
          <w:szCs w:val="20"/>
          <w:bdr w:val="none" w:sz="0" w:space="0" w:color="auto" w:frame="1"/>
        </w:rPr>
        <w:t>SquareSoft</w:t>
      </w:r>
      <w:proofErr w:type="spellEnd"/>
      <w:r w:rsidRPr="009046FF">
        <w:rPr>
          <w:rFonts w:ascii="Lucida Console" w:eastAsia="Times New Roman" w:hAnsi="Lucida Console" w:cs="Courier New"/>
          <w:color w:val="000000"/>
          <w:sz w:val="20"/>
          <w:szCs w:val="20"/>
          <w:bdr w:val="none" w:sz="0" w:space="0" w:color="auto" w:frame="1"/>
        </w:rPr>
        <w:t xml:space="preserve">     2.28     1.72     3.63        0.23         7.86</w:t>
      </w:r>
    </w:p>
    <w:p w14:paraId="5BAA3B8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88                    Nintendo     2.82     1.78     2.69        0.55         7.84</w:t>
      </w:r>
    </w:p>
    <w:p w14:paraId="2CBAFA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89                       Atari     7.28     0.45     0.00        0.08         7.81</w:t>
      </w:r>
    </w:p>
    <w:p w14:paraId="1C1A3AB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90        Take-Two Interactive     2.90     2.83     0.24        1.75         7.72</w:t>
      </w:r>
    </w:p>
    <w:p w14:paraId="354AAAC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reached 'max' / </w:t>
      </w:r>
      <w:proofErr w:type="spellStart"/>
      <w:r w:rsidRPr="009046FF">
        <w:rPr>
          <w:rFonts w:ascii="Lucida Console" w:eastAsia="Times New Roman" w:hAnsi="Lucida Console" w:cs="Courier New"/>
          <w:color w:val="000000"/>
          <w:sz w:val="20"/>
          <w:szCs w:val="20"/>
          <w:bdr w:val="none" w:sz="0" w:space="0" w:color="auto" w:frame="1"/>
        </w:rPr>
        <w:t>getOption</w:t>
      </w:r>
      <w:proofErr w:type="spellEnd"/>
      <w:r w:rsidRPr="009046FF">
        <w:rPr>
          <w:rFonts w:ascii="Lucida Console" w:eastAsia="Times New Roman" w:hAnsi="Lucida Console" w:cs="Courier New"/>
          <w:color w:val="000000"/>
          <w:sz w:val="20"/>
          <w:szCs w:val="20"/>
          <w:bdr w:val="none" w:sz="0" w:space="0" w:color="auto" w:frame="1"/>
        </w:rPr>
        <w:t>("</w:t>
      </w:r>
      <w:proofErr w:type="spellStart"/>
      <w:r w:rsidRPr="009046FF">
        <w:rPr>
          <w:rFonts w:ascii="Lucida Console" w:eastAsia="Times New Roman" w:hAnsi="Lucida Console" w:cs="Courier New"/>
          <w:color w:val="000000"/>
          <w:sz w:val="20"/>
          <w:szCs w:val="20"/>
          <w:bdr w:val="none" w:sz="0" w:space="0" w:color="auto" w:frame="1"/>
        </w:rPr>
        <w:t>max.print</w:t>
      </w:r>
      <w:proofErr w:type="spellEnd"/>
      <w:r w:rsidRPr="009046FF">
        <w:rPr>
          <w:rFonts w:ascii="Lucida Console" w:eastAsia="Times New Roman" w:hAnsi="Lucida Console" w:cs="Courier New"/>
          <w:color w:val="000000"/>
          <w:sz w:val="20"/>
          <w:szCs w:val="20"/>
          <w:bdr w:val="none" w:sz="0" w:space="0" w:color="auto" w:frame="1"/>
        </w:rPr>
        <w:t xml:space="preserve">") -- omitted 16507 </w:t>
      </w:r>
      <w:proofErr w:type="gramStart"/>
      <w:r w:rsidRPr="009046FF">
        <w:rPr>
          <w:rFonts w:ascii="Lucida Console" w:eastAsia="Times New Roman" w:hAnsi="Lucida Console" w:cs="Courier New"/>
          <w:color w:val="000000"/>
          <w:sz w:val="20"/>
          <w:szCs w:val="20"/>
          <w:bdr w:val="none" w:sz="0" w:space="0" w:color="auto" w:frame="1"/>
        </w:rPr>
        <w:t>rows ]</w:t>
      </w:r>
      <w:proofErr w:type="gramEnd"/>
    </w:p>
    <w:p w14:paraId="0C86BEF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RNremove</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w:t>
      </w:r>
    </w:p>
    <w:p w14:paraId="2859747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genre </w:t>
      </w:r>
      <w:proofErr w:type="spellStart"/>
      <w:r w:rsidRPr="009046FF">
        <w:rPr>
          <w:rFonts w:ascii="Lucida Console" w:eastAsia="Times New Roman" w:hAnsi="Lucida Console" w:cs="Courier New"/>
          <w:color w:val="000000"/>
          <w:sz w:val="20"/>
          <w:szCs w:val="20"/>
          <w:bdr w:val="none" w:sz="0" w:space="0" w:color="auto" w:frame="1"/>
        </w:rPr>
        <w:t>globalSales</w:t>
      </w:r>
      <w:proofErr w:type="spellEnd"/>
    </w:p>
    <w:p w14:paraId="0AD66F9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Action     1750.16</w:t>
      </w:r>
    </w:p>
    <w:p w14:paraId="5F83FD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Adventure      238.81</w:t>
      </w:r>
    </w:p>
    <w:p w14:paraId="658FA59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Fighting      448.94</w:t>
      </w:r>
    </w:p>
    <w:p w14:paraId="52D0E28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          </w:t>
      </w:r>
      <w:proofErr w:type="spellStart"/>
      <w:r w:rsidRPr="009046FF">
        <w:rPr>
          <w:rFonts w:ascii="Lucida Console" w:eastAsia="Times New Roman" w:hAnsi="Lucida Console" w:cs="Courier New"/>
          <w:color w:val="000000"/>
          <w:sz w:val="20"/>
          <w:szCs w:val="20"/>
          <w:bdr w:val="none" w:sz="0" w:space="0" w:color="auto" w:frame="1"/>
        </w:rPr>
        <w:t>Misc</w:t>
      </w:r>
      <w:proofErr w:type="spellEnd"/>
      <w:r w:rsidRPr="009046FF">
        <w:rPr>
          <w:rFonts w:ascii="Lucida Console" w:eastAsia="Times New Roman" w:hAnsi="Lucida Console" w:cs="Courier New"/>
          <w:color w:val="000000"/>
          <w:sz w:val="20"/>
          <w:szCs w:val="20"/>
          <w:bdr w:val="none" w:sz="0" w:space="0" w:color="auto" w:frame="1"/>
        </w:rPr>
        <w:t xml:space="preserve">      809.30</w:t>
      </w:r>
    </w:p>
    <w:p w14:paraId="328F50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Platform      831.04</w:t>
      </w:r>
    </w:p>
    <w:p w14:paraId="3F058C3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6        Puzzle      244.42</w:t>
      </w:r>
    </w:p>
    <w:p w14:paraId="52E147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Racing      731.77</w:t>
      </w:r>
    </w:p>
    <w:p w14:paraId="2787203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proofErr w:type="gramStart"/>
      <w:r w:rsidRPr="009046FF">
        <w:rPr>
          <w:rFonts w:ascii="Lucida Console" w:eastAsia="Times New Roman" w:hAnsi="Lucida Console" w:cs="Courier New"/>
          <w:color w:val="000000"/>
          <w:sz w:val="20"/>
          <w:szCs w:val="20"/>
          <w:bdr w:val="none" w:sz="0" w:space="0" w:color="auto" w:frame="1"/>
        </w:rPr>
        <w:t>8  Role</w:t>
      </w:r>
      <w:proofErr w:type="gramEnd"/>
      <w:r w:rsidRPr="009046FF">
        <w:rPr>
          <w:rFonts w:ascii="Lucida Console" w:eastAsia="Times New Roman" w:hAnsi="Lucida Console" w:cs="Courier New"/>
          <w:color w:val="000000"/>
          <w:sz w:val="20"/>
          <w:szCs w:val="20"/>
          <w:bdr w:val="none" w:sz="0" w:space="0" w:color="auto" w:frame="1"/>
        </w:rPr>
        <w:t>-Playing      927.26</w:t>
      </w:r>
    </w:p>
    <w:p w14:paraId="05ECE26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Shooter     1036.84</w:t>
      </w:r>
    </w:p>
    <w:p w14:paraId="6BB6A19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   Simulation      391.91</w:t>
      </w:r>
    </w:p>
    <w:p w14:paraId="586241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       Sports     1247.80</w:t>
      </w:r>
    </w:p>
    <w:p w14:paraId="4C665AE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     Strategy      174.86</w:t>
      </w:r>
    </w:p>
    <w:p w14:paraId="0DB9245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#converting genre column from factor to character</w:t>
      </w:r>
    </w:p>
    <w:p w14:paraId="12B3AC5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i</w:t>
      </w:r>
      <w:proofErr w:type="spellEnd"/>
      <w:r w:rsidRPr="009046FF">
        <w:rPr>
          <w:rFonts w:ascii="Lucida Console" w:eastAsia="Times New Roman" w:hAnsi="Lucida Console" w:cs="Courier New"/>
          <w:color w:val="0000FF"/>
          <w:sz w:val="20"/>
          <w:szCs w:val="20"/>
        </w:rPr>
        <w:t xml:space="preserve"> &lt;- </w:t>
      </w:r>
      <w:proofErr w:type="spellStart"/>
      <w:proofErr w:type="gramStart"/>
      <w:r w:rsidRPr="009046FF">
        <w:rPr>
          <w:rFonts w:ascii="Lucida Console" w:eastAsia="Times New Roman" w:hAnsi="Lucida Console" w:cs="Courier New"/>
          <w:color w:val="0000FF"/>
          <w:sz w:val="20"/>
          <w:szCs w:val="20"/>
        </w:rPr>
        <w:t>sapply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is.factor</w:t>
      </w:r>
      <w:proofErr w:type="spellEnd"/>
      <w:r w:rsidRPr="009046FF">
        <w:rPr>
          <w:rFonts w:ascii="Lucida Console" w:eastAsia="Times New Roman" w:hAnsi="Lucida Console" w:cs="Courier New"/>
          <w:color w:val="0000FF"/>
          <w:sz w:val="20"/>
          <w:szCs w:val="20"/>
        </w:rPr>
        <w:t>)</w:t>
      </w:r>
    </w:p>
    <w:p w14:paraId="11E863A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i</w:t>
      </w:r>
      <w:proofErr w:type="spellEnd"/>
      <w:r w:rsidRPr="009046FF">
        <w:rPr>
          <w:rFonts w:ascii="Lucida Console" w:eastAsia="Times New Roman" w:hAnsi="Lucida Console" w:cs="Courier New"/>
          <w:color w:val="0000FF"/>
          <w:sz w:val="20"/>
          <w:szCs w:val="20"/>
        </w:rPr>
        <w:t xml:space="preserve">] &lt;- </w:t>
      </w:r>
      <w:proofErr w:type="spellStart"/>
      <w:proofErr w:type="gramStart"/>
      <w:r w:rsidRPr="009046FF">
        <w:rPr>
          <w:rFonts w:ascii="Lucida Console" w:eastAsia="Times New Roman" w:hAnsi="Lucida Console" w:cs="Courier New"/>
          <w:color w:val="0000FF"/>
          <w:sz w:val="20"/>
          <w:szCs w:val="20"/>
        </w:rPr>
        <w:t>lapply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i</w:t>
      </w:r>
      <w:proofErr w:type="spellEnd"/>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as.character</w:t>
      </w:r>
      <w:proofErr w:type="spellEnd"/>
      <w:r w:rsidRPr="009046FF">
        <w:rPr>
          <w:rFonts w:ascii="Lucida Console" w:eastAsia="Times New Roman" w:hAnsi="Lucida Console" w:cs="Courier New"/>
          <w:color w:val="0000FF"/>
          <w:sz w:val="20"/>
          <w:szCs w:val="20"/>
        </w:rPr>
        <w:t>)</w:t>
      </w:r>
    </w:p>
    <w:p w14:paraId="1B4488F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gramStart"/>
      <w:r w:rsidRPr="009046FF">
        <w:rPr>
          <w:rFonts w:ascii="Lucida Console" w:eastAsia="Times New Roman" w:hAnsi="Lucida Console" w:cs="Courier New"/>
          <w:color w:val="0000FF"/>
          <w:sz w:val="20"/>
          <w:szCs w:val="20"/>
        </w:rPr>
        <w:t>str(</w:t>
      </w:r>
      <w:proofErr w:type="spellStart"/>
      <w:proofErr w:type="gramEnd"/>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w:t>
      </w:r>
    </w:p>
    <w:p w14:paraId="2F4635A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w:t>
      </w:r>
      <w:proofErr w:type="spellStart"/>
      <w:proofErr w:type="gramStart"/>
      <w:r w:rsidRPr="009046FF">
        <w:rPr>
          <w:rFonts w:ascii="Lucida Console" w:eastAsia="Times New Roman" w:hAnsi="Lucida Console" w:cs="Courier New"/>
          <w:color w:val="000000"/>
          <w:sz w:val="20"/>
          <w:szCs w:val="20"/>
          <w:bdr w:val="none" w:sz="0" w:space="0" w:color="auto" w:frame="1"/>
        </w:rPr>
        <w:t>data.frame</w:t>
      </w:r>
      <w:proofErr w:type="spellEnd"/>
      <w:proofErr w:type="gramEnd"/>
      <w:r w:rsidRPr="009046FF">
        <w:rPr>
          <w:rFonts w:ascii="Lucida Console" w:eastAsia="Times New Roman" w:hAnsi="Lucida Console" w:cs="Courier New"/>
          <w:color w:val="000000"/>
          <w:sz w:val="20"/>
          <w:szCs w:val="20"/>
          <w:bdr w:val="none" w:sz="0" w:space="0" w:color="auto" w:frame="1"/>
        </w:rPr>
        <w:t>':</w:t>
      </w:r>
      <w:r w:rsidRPr="009046FF">
        <w:rPr>
          <w:rFonts w:ascii="Lucida Console" w:eastAsia="Times New Roman" w:hAnsi="Lucida Console" w:cs="Courier New"/>
          <w:color w:val="000000"/>
          <w:sz w:val="20"/>
          <w:szCs w:val="20"/>
          <w:bdr w:val="none" w:sz="0" w:space="0" w:color="auto" w:frame="1"/>
        </w:rPr>
        <w:tab/>
        <w:t>12 obs. of  2 variables:</w:t>
      </w:r>
    </w:p>
    <w:p w14:paraId="338539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genre    </w:t>
      </w:r>
      <w:proofErr w:type="gramStart"/>
      <w:r w:rsidRPr="009046FF">
        <w:rPr>
          <w:rFonts w:ascii="Lucida Console" w:eastAsia="Times New Roman" w:hAnsi="Lucida Console" w:cs="Courier New"/>
          <w:color w:val="000000"/>
          <w:sz w:val="20"/>
          <w:szCs w:val="20"/>
          <w:bdr w:val="none" w:sz="0" w:space="0" w:color="auto" w:frame="1"/>
        </w:rPr>
        <w:t xml:space="preserve">  :</w:t>
      </w:r>
      <w:proofErr w:type="gramEnd"/>
      <w:r w:rsidRPr="009046FF">
        <w:rPr>
          <w:rFonts w:ascii="Lucida Console" w:eastAsia="Times New Roman" w:hAnsi="Lucida Console" w:cs="Courier New"/>
          <w:color w:val="000000"/>
          <w:sz w:val="20"/>
          <w:szCs w:val="20"/>
          <w:bdr w:val="none" w:sz="0" w:space="0" w:color="auto" w:frame="1"/>
        </w:rPr>
        <w:t xml:space="preserve"> </w:t>
      </w:r>
      <w:proofErr w:type="spellStart"/>
      <w:r w:rsidRPr="009046FF">
        <w:rPr>
          <w:rFonts w:ascii="Lucida Console" w:eastAsia="Times New Roman" w:hAnsi="Lucida Console" w:cs="Courier New"/>
          <w:color w:val="000000"/>
          <w:sz w:val="20"/>
          <w:szCs w:val="20"/>
          <w:bdr w:val="none" w:sz="0" w:space="0" w:color="auto" w:frame="1"/>
        </w:rPr>
        <w:t>chr</w:t>
      </w:r>
      <w:proofErr w:type="spellEnd"/>
      <w:r w:rsidRPr="009046FF">
        <w:rPr>
          <w:rFonts w:ascii="Lucida Console" w:eastAsia="Times New Roman" w:hAnsi="Lucida Console" w:cs="Courier New"/>
          <w:color w:val="000000"/>
          <w:sz w:val="20"/>
          <w:szCs w:val="20"/>
          <w:bdr w:val="none" w:sz="0" w:space="0" w:color="auto" w:frame="1"/>
        </w:rPr>
        <w:t xml:space="preserve">  "Action" "Adventure" "Fighting" "</w:t>
      </w:r>
      <w:proofErr w:type="spellStart"/>
      <w:r w:rsidRPr="009046FF">
        <w:rPr>
          <w:rFonts w:ascii="Lucida Console" w:eastAsia="Times New Roman" w:hAnsi="Lucida Console" w:cs="Courier New"/>
          <w:color w:val="000000"/>
          <w:sz w:val="20"/>
          <w:szCs w:val="20"/>
          <w:bdr w:val="none" w:sz="0" w:space="0" w:color="auto" w:frame="1"/>
        </w:rPr>
        <w:t>Misc</w:t>
      </w:r>
      <w:proofErr w:type="spellEnd"/>
      <w:r w:rsidRPr="009046FF">
        <w:rPr>
          <w:rFonts w:ascii="Lucida Console" w:eastAsia="Times New Roman" w:hAnsi="Lucida Console" w:cs="Courier New"/>
          <w:color w:val="000000"/>
          <w:sz w:val="20"/>
          <w:szCs w:val="20"/>
          <w:bdr w:val="none" w:sz="0" w:space="0" w:color="auto" w:frame="1"/>
        </w:rPr>
        <w:t>" ...</w:t>
      </w:r>
    </w:p>
    <w:p w14:paraId="18E9E14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 </w:t>
      </w:r>
      <w:proofErr w:type="spellStart"/>
      <w:r w:rsidRPr="009046FF">
        <w:rPr>
          <w:rFonts w:ascii="Lucida Console" w:eastAsia="Times New Roman" w:hAnsi="Lucida Console" w:cs="Courier New"/>
          <w:color w:val="000000"/>
          <w:sz w:val="20"/>
          <w:szCs w:val="20"/>
          <w:bdr w:val="none" w:sz="0" w:space="0" w:color="auto" w:frame="1"/>
        </w:rPr>
        <w:t>globalSales</w:t>
      </w:r>
      <w:proofErr w:type="spellEnd"/>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num  1750</w:t>
      </w:r>
      <w:proofErr w:type="gramEnd"/>
      <w:r w:rsidRPr="009046FF">
        <w:rPr>
          <w:rFonts w:ascii="Lucida Console" w:eastAsia="Times New Roman" w:hAnsi="Lucida Console" w:cs="Courier New"/>
          <w:color w:val="000000"/>
          <w:sz w:val="20"/>
          <w:szCs w:val="20"/>
          <w:bdr w:val="none" w:sz="0" w:space="0" w:color="auto" w:frame="1"/>
        </w:rPr>
        <w:t xml:space="preserve"> 239 449 809 831 ...</w:t>
      </w:r>
    </w:p>
    <w:p w14:paraId="5F74B7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#analysis of genre sales by market</w:t>
      </w:r>
    </w:p>
    <w:p w14:paraId="1BB4D2C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statsVG</w:t>
      </w:r>
      <w:proofErr w:type="spellEnd"/>
      <w:r w:rsidRPr="009046FF">
        <w:rPr>
          <w:rFonts w:ascii="Lucida Console" w:eastAsia="Times New Roman" w:hAnsi="Lucida Console" w:cs="Courier New"/>
          <w:color w:val="0000FF"/>
          <w:sz w:val="20"/>
          <w:szCs w:val="20"/>
        </w:rPr>
        <w:t>&lt;-function(x</w:t>
      </w:r>
      <w:proofErr w:type="gramStart"/>
      <w:r w:rsidRPr="009046FF">
        <w:rPr>
          <w:rFonts w:ascii="Lucida Console" w:eastAsia="Times New Roman" w:hAnsi="Lucida Console" w:cs="Courier New"/>
          <w:color w:val="0000FF"/>
          <w:sz w:val="20"/>
          <w:szCs w:val="20"/>
        </w:rPr>
        <w:t>){</w:t>
      </w:r>
      <w:proofErr w:type="gramEnd"/>
    </w:p>
    <w:p w14:paraId="030821B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a&lt;-mean(x)</w:t>
      </w:r>
    </w:p>
    <w:p w14:paraId="6A0182F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b&lt;-median(x)</w:t>
      </w:r>
    </w:p>
    <w:p w14:paraId="570A9E7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c&lt;-min(x)</w:t>
      </w:r>
    </w:p>
    <w:p w14:paraId="4D6D3B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d&lt;-max(x)</w:t>
      </w:r>
    </w:p>
    <w:p w14:paraId="72A0DB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e&lt;-</w:t>
      </w:r>
      <w:proofErr w:type="spellStart"/>
      <w:r w:rsidRPr="009046FF">
        <w:rPr>
          <w:rFonts w:ascii="Lucida Console" w:eastAsia="Times New Roman" w:hAnsi="Lucida Console" w:cs="Courier New"/>
          <w:color w:val="0000FF"/>
          <w:sz w:val="20"/>
          <w:szCs w:val="20"/>
        </w:rPr>
        <w:t>sd</w:t>
      </w:r>
      <w:proofErr w:type="spellEnd"/>
      <w:r w:rsidRPr="009046FF">
        <w:rPr>
          <w:rFonts w:ascii="Lucida Console" w:eastAsia="Times New Roman" w:hAnsi="Lucida Console" w:cs="Courier New"/>
          <w:color w:val="0000FF"/>
          <w:sz w:val="20"/>
          <w:szCs w:val="20"/>
        </w:rPr>
        <w:t>(x)</w:t>
      </w:r>
    </w:p>
    <w:p w14:paraId="2024AAD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f&lt;-</w:t>
      </w:r>
      <w:proofErr w:type="gramStart"/>
      <w:r w:rsidRPr="009046FF">
        <w:rPr>
          <w:rFonts w:ascii="Lucida Console" w:eastAsia="Times New Roman" w:hAnsi="Lucida Console" w:cs="Courier New"/>
          <w:color w:val="0000FF"/>
          <w:sz w:val="20"/>
          <w:szCs w:val="20"/>
        </w:rPr>
        <w:t>quantile(</w:t>
      </w:r>
      <w:proofErr w:type="spellStart"/>
      <w:proofErr w:type="gramEnd"/>
      <w:r w:rsidRPr="009046FF">
        <w:rPr>
          <w:rFonts w:ascii="Lucida Console" w:eastAsia="Times New Roman" w:hAnsi="Lucida Console" w:cs="Courier New"/>
          <w:color w:val="0000FF"/>
          <w:sz w:val="20"/>
          <w:szCs w:val="20"/>
        </w:rPr>
        <w:t>x,probs</w:t>
      </w:r>
      <w:proofErr w:type="spellEnd"/>
      <w:r w:rsidRPr="009046FF">
        <w:rPr>
          <w:rFonts w:ascii="Lucida Console" w:eastAsia="Times New Roman" w:hAnsi="Lucida Console" w:cs="Courier New"/>
          <w:color w:val="0000FF"/>
          <w:sz w:val="20"/>
          <w:szCs w:val="20"/>
        </w:rPr>
        <w:t xml:space="preserve"> = 0.05)</w:t>
      </w:r>
    </w:p>
    <w:p w14:paraId="39BBC96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g&lt;-</w:t>
      </w:r>
      <w:proofErr w:type="gramStart"/>
      <w:r w:rsidRPr="009046FF">
        <w:rPr>
          <w:rFonts w:ascii="Lucida Console" w:eastAsia="Times New Roman" w:hAnsi="Lucida Console" w:cs="Courier New"/>
          <w:color w:val="0000FF"/>
          <w:sz w:val="20"/>
          <w:szCs w:val="20"/>
        </w:rPr>
        <w:t>quantile(</w:t>
      </w:r>
      <w:proofErr w:type="spellStart"/>
      <w:proofErr w:type="gramEnd"/>
      <w:r w:rsidRPr="009046FF">
        <w:rPr>
          <w:rFonts w:ascii="Lucida Console" w:eastAsia="Times New Roman" w:hAnsi="Lucida Console" w:cs="Courier New"/>
          <w:color w:val="0000FF"/>
          <w:sz w:val="20"/>
          <w:szCs w:val="20"/>
        </w:rPr>
        <w:t>x,probs</w:t>
      </w:r>
      <w:proofErr w:type="spellEnd"/>
      <w:r w:rsidRPr="009046FF">
        <w:rPr>
          <w:rFonts w:ascii="Lucida Console" w:eastAsia="Times New Roman" w:hAnsi="Lucida Console" w:cs="Courier New"/>
          <w:color w:val="0000FF"/>
          <w:sz w:val="20"/>
          <w:szCs w:val="20"/>
        </w:rPr>
        <w:t xml:space="preserve"> = 0.95)</w:t>
      </w:r>
    </w:p>
    <w:p w14:paraId="742A94E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cat("mean:" ,a, "median:" ,b, "min:" ,c, "max" ,d, "</w:t>
      </w:r>
      <w:proofErr w:type="spellStart"/>
      <w:r w:rsidRPr="009046FF">
        <w:rPr>
          <w:rFonts w:ascii="Lucida Console" w:eastAsia="Times New Roman" w:hAnsi="Lucida Console" w:cs="Courier New"/>
          <w:color w:val="0000FF"/>
          <w:sz w:val="20"/>
          <w:szCs w:val="20"/>
        </w:rPr>
        <w:t>sd</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e,"quantile</w:t>
      </w:r>
      <w:proofErr w:type="spellEnd"/>
      <w:r w:rsidRPr="009046FF">
        <w:rPr>
          <w:rFonts w:ascii="Lucida Console" w:eastAsia="Times New Roman" w:hAnsi="Lucida Console" w:cs="Courier New"/>
          <w:color w:val="0000FF"/>
          <w:sz w:val="20"/>
          <w:szCs w:val="20"/>
        </w:rPr>
        <w:t>(0.05-0.95):",f,"--",g)</w:t>
      </w:r>
    </w:p>
    <w:p w14:paraId="209FB1B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
    <w:p w14:paraId="2970C7A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w:t>
      </w:r>
    </w:p>
    <w:p w14:paraId="66A8A1F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statsVG</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genreSalesTotal$naSales</w:t>
      </w:r>
      <w:proofErr w:type="spellEnd"/>
      <w:r w:rsidRPr="009046FF">
        <w:rPr>
          <w:rFonts w:ascii="Lucida Console" w:eastAsia="Times New Roman" w:hAnsi="Lucida Console" w:cs="Courier New"/>
          <w:color w:val="0000FF"/>
          <w:sz w:val="20"/>
          <w:szCs w:val="20"/>
        </w:rPr>
        <w:t>)</w:t>
      </w:r>
    </w:p>
    <w:p w14:paraId="6E5A7F6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00"/>
          <w:sz w:val="20"/>
          <w:szCs w:val="20"/>
          <w:bdr w:val="none" w:sz="0" w:space="0" w:color="auto" w:frame="1"/>
        </w:rPr>
        <w:t xml:space="preserve">mean: 362.6217 median: 343.35 min: 68.7 max 877.83 </w:t>
      </w:r>
      <w:proofErr w:type="spellStart"/>
      <w:r w:rsidRPr="009046FF">
        <w:rPr>
          <w:rFonts w:ascii="Lucida Console" w:eastAsia="Times New Roman" w:hAnsi="Lucida Console" w:cs="Courier New"/>
          <w:color w:val="000000"/>
          <w:sz w:val="20"/>
          <w:szCs w:val="20"/>
          <w:bdr w:val="none" w:sz="0" w:space="0" w:color="auto" w:frame="1"/>
        </w:rPr>
        <w:t>sd</w:t>
      </w:r>
      <w:proofErr w:type="spellEnd"/>
      <w:r w:rsidRPr="009046FF">
        <w:rPr>
          <w:rFonts w:ascii="Lucida Console" w:eastAsia="Times New Roman" w:hAnsi="Lucida Console" w:cs="Courier New"/>
          <w:color w:val="000000"/>
          <w:sz w:val="20"/>
          <w:szCs w:val="20"/>
          <w:bdr w:val="none" w:sz="0" w:space="0" w:color="auto" w:frame="1"/>
        </w:rPr>
        <w:t xml:space="preserve">: 245.5669 </w:t>
      </w:r>
      <w:proofErr w:type="gramStart"/>
      <w:r w:rsidRPr="009046FF">
        <w:rPr>
          <w:rFonts w:ascii="Lucida Console" w:eastAsia="Times New Roman" w:hAnsi="Lucida Console" w:cs="Courier New"/>
          <w:color w:val="000000"/>
          <w:sz w:val="20"/>
          <w:szCs w:val="20"/>
          <w:bdr w:val="none" w:sz="0" w:space="0" w:color="auto" w:frame="1"/>
        </w:rPr>
        <w:t>quantile(</w:t>
      </w:r>
      <w:proofErr w:type="gramEnd"/>
      <w:r w:rsidRPr="009046FF">
        <w:rPr>
          <w:rFonts w:ascii="Lucida Console" w:eastAsia="Times New Roman" w:hAnsi="Lucida Console" w:cs="Courier New"/>
          <w:color w:val="000000"/>
          <w:sz w:val="20"/>
          <w:szCs w:val="20"/>
          <w:bdr w:val="none" w:sz="0" w:space="0" w:color="auto" w:frame="1"/>
        </w:rPr>
        <w:t>0.05-0.95): 89.105 -- 748.0465</w:t>
      </w: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statsVG</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genreSalesTotal$euSales</w:t>
      </w:r>
      <w:proofErr w:type="spellEnd"/>
      <w:r w:rsidRPr="009046FF">
        <w:rPr>
          <w:rFonts w:ascii="Lucida Console" w:eastAsia="Times New Roman" w:hAnsi="Lucida Console" w:cs="Courier New"/>
          <w:color w:val="0000FF"/>
          <w:sz w:val="20"/>
          <w:szCs w:val="20"/>
        </w:rPr>
        <w:t>)</w:t>
      </w:r>
    </w:p>
    <w:p w14:paraId="20D7A51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00"/>
          <w:sz w:val="20"/>
          <w:szCs w:val="20"/>
          <w:bdr w:val="none" w:sz="0" w:space="0" w:color="auto" w:frame="1"/>
        </w:rPr>
        <w:t xml:space="preserve">mean: 200.4258 median: 194.845 min: 45.34 max 525 </w:t>
      </w:r>
      <w:proofErr w:type="spellStart"/>
      <w:r w:rsidRPr="009046FF">
        <w:rPr>
          <w:rFonts w:ascii="Lucida Console" w:eastAsia="Times New Roman" w:hAnsi="Lucida Console" w:cs="Courier New"/>
          <w:color w:val="000000"/>
          <w:sz w:val="20"/>
          <w:szCs w:val="20"/>
          <w:bdr w:val="none" w:sz="0" w:space="0" w:color="auto" w:frame="1"/>
        </w:rPr>
        <w:t>sd</w:t>
      </w:r>
      <w:proofErr w:type="spellEnd"/>
      <w:r w:rsidRPr="009046FF">
        <w:rPr>
          <w:rFonts w:ascii="Lucida Console" w:eastAsia="Times New Roman" w:hAnsi="Lucida Console" w:cs="Courier New"/>
          <w:color w:val="000000"/>
          <w:sz w:val="20"/>
          <w:szCs w:val="20"/>
          <w:bdr w:val="none" w:sz="0" w:space="0" w:color="auto" w:frame="1"/>
        </w:rPr>
        <w:t xml:space="preserve">: 142.7231 </w:t>
      </w:r>
      <w:proofErr w:type="gramStart"/>
      <w:r w:rsidRPr="009046FF">
        <w:rPr>
          <w:rFonts w:ascii="Lucida Console" w:eastAsia="Times New Roman" w:hAnsi="Lucida Console" w:cs="Courier New"/>
          <w:color w:val="000000"/>
          <w:sz w:val="20"/>
          <w:szCs w:val="20"/>
          <w:bdr w:val="none" w:sz="0" w:space="0" w:color="auto" w:frame="1"/>
        </w:rPr>
        <w:t>quantile(</w:t>
      </w:r>
      <w:proofErr w:type="gramEnd"/>
      <w:r w:rsidRPr="009046FF">
        <w:rPr>
          <w:rFonts w:ascii="Lucida Console" w:eastAsia="Times New Roman" w:hAnsi="Lucida Console" w:cs="Courier New"/>
          <w:color w:val="000000"/>
          <w:sz w:val="20"/>
          <w:szCs w:val="20"/>
          <w:bdr w:val="none" w:sz="0" w:space="0" w:color="auto" w:frame="1"/>
        </w:rPr>
        <w:t>0.05-0.95): 48.332 -- 427.5565</w:t>
      </w: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statsVG</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genreSalesTotal$jpSales</w:t>
      </w:r>
      <w:proofErr w:type="spellEnd"/>
      <w:r w:rsidRPr="009046FF">
        <w:rPr>
          <w:rFonts w:ascii="Lucida Console" w:eastAsia="Times New Roman" w:hAnsi="Lucida Console" w:cs="Courier New"/>
          <w:color w:val="0000FF"/>
          <w:sz w:val="20"/>
          <w:szCs w:val="20"/>
        </w:rPr>
        <w:t>)</w:t>
      </w:r>
    </w:p>
    <w:p w14:paraId="0BE4F5D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00"/>
          <w:sz w:val="20"/>
          <w:szCs w:val="20"/>
          <w:bdr w:val="none" w:sz="0" w:space="0" w:color="auto" w:frame="1"/>
        </w:rPr>
        <w:t xml:space="preserve">mean: 107.2708 median: 75.525 min: 38.28 max 352.31 </w:t>
      </w:r>
      <w:proofErr w:type="spellStart"/>
      <w:r w:rsidRPr="009046FF">
        <w:rPr>
          <w:rFonts w:ascii="Lucida Console" w:eastAsia="Times New Roman" w:hAnsi="Lucida Console" w:cs="Courier New"/>
          <w:color w:val="000000"/>
          <w:sz w:val="20"/>
          <w:szCs w:val="20"/>
          <w:bdr w:val="none" w:sz="0" w:space="0" w:color="auto" w:frame="1"/>
        </w:rPr>
        <w:t>sd</w:t>
      </w:r>
      <w:proofErr w:type="spellEnd"/>
      <w:r w:rsidRPr="009046FF">
        <w:rPr>
          <w:rFonts w:ascii="Lucida Console" w:eastAsia="Times New Roman" w:hAnsi="Lucida Console" w:cs="Courier New"/>
          <w:color w:val="000000"/>
          <w:sz w:val="20"/>
          <w:szCs w:val="20"/>
          <w:bdr w:val="none" w:sz="0" w:space="0" w:color="auto" w:frame="1"/>
        </w:rPr>
        <w:t xml:space="preserve">: 86.58279 </w:t>
      </w:r>
      <w:proofErr w:type="gramStart"/>
      <w:r w:rsidRPr="009046FF">
        <w:rPr>
          <w:rFonts w:ascii="Lucida Console" w:eastAsia="Times New Roman" w:hAnsi="Lucida Console" w:cs="Courier New"/>
          <w:color w:val="000000"/>
          <w:sz w:val="20"/>
          <w:szCs w:val="20"/>
          <w:bdr w:val="none" w:sz="0" w:space="0" w:color="auto" w:frame="1"/>
        </w:rPr>
        <w:t>quantile(</w:t>
      </w:r>
      <w:proofErr w:type="gramEnd"/>
      <w:r w:rsidRPr="009046FF">
        <w:rPr>
          <w:rFonts w:ascii="Lucida Console" w:eastAsia="Times New Roman" w:hAnsi="Lucida Console" w:cs="Courier New"/>
          <w:color w:val="000000"/>
          <w:sz w:val="20"/>
          <w:szCs w:val="20"/>
          <w:bdr w:val="none" w:sz="0" w:space="0" w:color="auto" w:frame="1"/>
        </w:rPr>
        <w:t>0.05-0.95): 44.429 -- 246.512</w:t>
      </w: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statsVG</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genreSalesTotal$otherSales</w:t>
      </w:r>
      <w:proofErr w:type="spellEnd"/>
      <w:r w:rsidRPr="009046FF">
        <w:rPr>
          <w:rFonts w:ascii="Lucida Console" w:eastAsia="Times New Roman" w:hAnsi="Lucida Console" w:cs="Courier New"/>
          <w:color w:val="0000FF"/>
          <w:sz w:val="20"/>
          <w:szCs w:val="20"/>
        </w:rPr>
        <w:t>)</w:t>
      </w:r>
    </w:p>
    <w:p w14:paraId="69B8F3F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00"/>
          <w:sz w:val="20"/>
          <w:szCs w:val="20"/>
          <w:bdr w:val="none" w:sz="0" w:space="0" w:color="auto" w:frame="1"/>
        </w:rPr>
        <w:t xml:space="preserve">mean: 65.77417 median: 55.6 min: 11.36 max 187.38 </w:t>
      </w:r>
      <w:proofErr w:type="spellStart"/>
      <w:r w:rsidRPr="009046FF">
        <w:rPr>
          <w:rFonts w:ascii="Lucida Console" w:eastAsia="Times New Roman" w:hAnsi="Lucida Console" w:cs="Courier New"/>
          <w:color w:val="000000"/>
          <w:sz w:val="20"/>
          <w:szCs w:val="20"/>
          <w:bdr w:val="none" w:sz="0" w:space="0" w:color="auto" w:frame="1"/>
        </w:rPr>
        <w:t>sd</w:t>
      </w:r>
      <w:proofErr w:type="spellEnd"/>
      <w:r w:rsidRPr="009046FF">
        <w:rPr>
          <w:rFonts w:ascii="Lucida Console" w:eastAsia="Times New Roman" w:hAnsi="Lucida Console" w:cs="Courier New"/>
          <w:color w:val="000000"/>
          <w:sz w:val="20"/>
          <w:szCs w:val="20"/>
          <w:bdr w:val="none" w:sz="0" w:space="0" w:color="auto" w:frame="1"/>
        </w:rPr>
        <w:t xml:space="preserve">: 52.66799 </w:t>
      </w:r>
      <w:proofErr w:type="gramStart"/>
      <w:r w:rsidRPr="009046FF">
        <w:rPr>
          <w:rFonts w:ascii="Lucida Console" w:eastAsia="Times New Roman" w:hAnsi="Lucida Console" w:cs="Courier New"/>
          <w:color w:val="000000"/>
          <w:sz w:val="20"/>
          <w:szCs w:val="20"/>
          <w:bdr w:val="none" w:sz="0" w:space="0" w:color="auto" w:frame="1"/>
        </w:rPr>
        <w:t>quantile(</w:t>
      </w:r>
      <w:proofErr w:type="gramEnd"/>
      <w:r w:rsidRPr="009046FF">
        <w:rPr>
          <w:rFonts w:ascii="Lucida Console" w:eastAsia="Times New Roman" w:hAnsi="Lucida Console" w:cs="Courier New"/>
          <w:color w:val="000000"/>
          <w:sz w:val="20"/>
          <w:szCs w:val="20"/>
          <w:bdr w:val="none" w:sz="0" w:space="0" w:color="auto" w:frame="1"/>
        </w:rPr>
        <w:t>0.05-0.95): 12.0145 -- 153.9015</w:t>
      </w:r>
      <w:r w:rsidRPr="009046FF">
        <w:rPr>
          <w:rFonts w:ascii="Lucida Console" w:eastAsia="Times New Roman" w:hAnsi="Lucida Console" w:cs="Courier New"/>
          <w:color w:val="0000FF"/>
          <w:sz w:val="20"/>
          <w:szCs w:val="20"/>
        </w:rPr>
        <w:t>&gt; #creating a bar graph to compare genre success based on region</w:t>
      </w:r>
    </w:p>
    <w:p w14:paraId="7773BB3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gGlobal</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GenreSalesGlobal</w:t>
      </w:r>
      <w:proofErr w:type="spellEnd"/>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(x = reorder(genre, -</w:t>
      </w:r>
      <w:proofErr w:type="spellStart"/>
      <w:r w:rsidRPr="009046FF">
        <w:rPr>
          <w:rFonts w:ascii="Lucida Console" w:eastAsia="Times New Roman" w:hAnsi="Lucida Console" w:cs="Courier New"/>
          <w:color w:val="0000FF"/>
          <w:sz w:val="20"/>
          <w:szCs w:val="20"/>
        </w:rPr>
        <w:t>globalSales</w:t>
      </w:r>
      <w:proofErr w:type="spellEnd"/>
      <w:r w:rsidRPr="009046FF">
        <w:rPr>
          <w:rFonts w:ascii="Lucida Console" w:eastAsia="Times New Roman" w:hAnsi="Lucida Console" w:cs="Courier New"/>
          <w:color w:val="0000FF"/>
          <w:sz w:val="20"/>
          <w:szCs w:val="20"/>
        </w:rPr>
        <w:t>),y=</w:t>
      </w:r>
      <w:proofErr w:type="spellStart"/>
      <w:r w:rsidRPr="009046FF">
        <w:rPr>
          <w:rFonts w:ascii="Lucida Console" w:eastAsia="Times New Roman" w:hAnsi="Lucida Console" w:cs="Courier New"/>
          <w:color w:val="0000FF"/>
          <w:sz w:val="20"/>
          <w:szCs w:val="20"/>
        </w:rPr>
        <w:t>globalSales</w:t>
      </w:r>
      <w:proofErr w:type="spellEnd"/>
      <w:r w:rsidRPr="009046FF">
        <w:rPr>
          <w:rFonts w:ascii="Lucida Console" w:eastAsia="Times New Roman" w:hAnsi="Lucida Console" w:cs="Courier New"/>
          <w:color w:val="0000FF"/>
          <w:sz w:val="20"/>
          <w:szCs w:val="20"/>
        </w:rPr>
        <w:t xml:space="preserve">, fill = genre)) + </w:t>
      </w:r>
      <w:proofErr w:type="spellStart"/>
      <w:r w:rsidRPr="009046FF">
        <w:rPr>
          <w:rFonts w:ascii="Lucida Console" w:eastAsia="Times New Roman" w:hAnsi="Lucida Console" w:cs="Courier New"/>
          <w:color w:val="0000FF"/>
          <w:sz w:val="20"/>
          <w:szCs w:val="20"/>
        </w:rPr>
        <w:t>geom_bar</w:t>
      </w:r>
      <w:proofErr w:type="spellEnd"/>
      <w:r w:rsidRPr="009046FF">
        <w:rPr>
          <w:rFonts w:ascii="Lucida Console" w:eastAsia="Times New Roman" w:hAnsi="Lucida Console" w:cs="Courier New"/>
          <w:color w:val="0000FF"/>
          <w:sz w:val="20"/>
          <w:szCs w:val="20"/>
        </w:rPr>
        <w:t>(stat = "identity")</w:t>
      </w:r>
    </w:p>
    <w:p w14:paraId="2DE23C8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gGlobal</w:t>
      </w:r>
      <w:proofErr w:type="spellEnd"/>
      <w:r w:rsidRPr="009046FF">
        <w:rPr>
          <w:rFonts w:ascii="Lucida Console" w:eastAsia="Times New Roman" w:hAnsi="Lucida Console" w:cs="Courier New"/>
          <w:color w:val="0000FF"/>
          <w:sz w:val="20"/>
          <w:szCs w:val="20"/>
        </w:rPr>
        <w:t>&lt;-</w:t>
      </w:r>
      <w:proofErr w:type="spellStart"/>
      <w:r w:rsidRPr="009046FF">
        <w:rPr>
          <w:rFonts w:ascii="Lucida Console" w:eastAsia="Times New Roman" w:hAnsi="Lucida Console" w:cs="Courier New"/>
          <w:color w:val="0000FF"/>
          <w:sz w:val="20"/>
          <w:szCs w:val="20"/>
        </w:rPr>
        <w:t>gGlobal</w:t>
      </w:r>
      <w:proofErr w:type="spellEnd"/>
      <w:r w:rsidRPr="009046FF">
        <w:rPr>
          <w:rFonts w:ascii="Lucida Console" w:eastAsia="Times New Roman" w:hAnsi="Lucida Console" w:cs="Courier New"/>
          <w:color w:val="0000FF"/>
          <w:sz w:val="20"/>
          <w:szCs w:val="20"/>
        </w:rPr>
        <w:t xml:space="preserve"> + </w:t>
      </w:r>
      <w:proofErr w:type="gramStart"/>
      <w:r w:rsidRPr="009046FF">
        <w:rPr>
          <w:rFonts w:ascii="Lucida Console" w:eastAsia="Times New Roman" w:hAnsi="Lucida Console" w:cs="Courier New"/>
          <w:color w:val="0000FF"/>
          <w:sz w:val="20"/>
          <w:szCs w:val="20"/>
        </w:rPr>
        <w:t>labs(</w:t>
      </w:r>
      <w:proofErr w:type="gramEnd"/>
      <w:r w:rsidRPr="009046FF">
        <w:rPr>
          <w:rFonts w:ascii="Lucida Console" w:eastAsia="Times New Roman" w:hAnsi="Lucida Console" w:cs="Courier New"/>
          <w:color w:val="0000FF"/>
          <w:sz w:val="20"/>
          <w:szCs w:val="20"/>
        </w:rPr>
        <w:t xml:space="preserve">y= 'Units Sales(millions)', x ='Video Game Genres') + </w:t>
      </w:r>
      <w:proofErr w:type="spellStart"/>
      <w:r w:rsidRPr="009046FF">
        <w:rPr>
          <w:rFonts w:ascii="Lucida Console" w:eastAsia="Times New Roman" w:hAnsi="Lucida Console" w:cs="Courier New"/>
          <w:color w:val="0000FF"/>
          <w:sz w:val="20"/>
          <w:szCs w:val="20"/>
        </w:rPr>
        <w:t>ggtitle</w:t>
      </w:r>
      <w:proofErr w:type="spellEnd"/>
      <w:r w:rsidRPr="009046FF">
        <w:rPr>
          <w:rFonts w:ascii="Lucida Console" w:eastAsia="Times New Roman" w:hAnsi="Lucida Console" w:cs="Courier New"/>
          <w:color w:val="0000FF"/>
          <w:sz w:val="20"/>
          <w:szCs w:val="20"/>
        </w:rPr>
        <w:t>('Video Game Units Sold by Genre')</w:t>
      </w:r>
    </w:p>
    <w:p w14:paraId="5B397B3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gGlobal</w:t>
      </w:r>
      <w:proofErr w:type="spellEnd"/>
      <w:r w:rsidRPr="009046FF">
        <w:rPr>
          <w:rFonts w:ascii="Lucida Console" w:eastAsia="Times New Roman" w:hAnsi="Lucida Console" w:cs="Courier New"/>
          <w:color w:val="0000FF"/>
          <w:sz w:val="20"/>
          <w:szCs w:val="20"/>
        </w:rPr>
        <w:t>&lt;-</w:t>
      </w:r>
      <w:proofErr w:type="spellStart"/>
      <w:r w:rsidRPr="009046FF">
        <w:rPr>
          <w:rFonts w:ascii="Lucida Console" w:eastAsia="Times New Roman" w:hAnsi="Lucida Console" w:cs="Courier New"/>
          <w:color w:val="0000FF"/>
          <w:sz w:val="20"/>
          <w:szCs w:val="20"/>
        </w:rPr>
        <w:t>gGlobal</w:t>
      </w:r>
      <w:proofErr w:type="spellEnd"/>
      <w:r w:rsidRPr="009046FF">
        <w:rPr>
          <w:rFonts w:ascii="Lucida Console" w:eastAsia="Times New Roman" w:hAnsi="Lucida Console" w:cs="Courier New"/>
          <w:color w:val="0000FF"/>
          <w:sz w:val="20"/>
          <w:szCs w:val="20"/>
        </w:rPr>
        <w:t xml:space="preserve"> + </w:t>
      </w:r>
      <w:proofErr w:type="gramStart"/>
      <w:r w:rsidRPr="009046FF">
        <w:rPr>
          <w:rFonts w:ascii="Lucida Console" w:eastAsia="Times New Roman" w:hAnsi="Lucida Console" w:cs="Courier New"/>
          <w:color w:val="0000FF"/>
          <w:sz w:val="20"/>
          <w:szCs w:val="20"/>
        </w:rPr>
        <w:t>theme(</w:t>
      </w:r>
      <w:proofErr w:type="spellStart"/>
      <w:proofErr w:type="gramEnd"/>
      <w:r w:rsidRPr="009046FF">
        <w:rPr>
          <w:rFonts w:ascii="Lucida Console" w:eastAsia="Times New Roman" w:hAnsi="Lucida Console" w:cs="Courier New"/>
          <w:color w:val="0000FF"/>
          <w:sz w:val="20"/>
          <w:szCs w:val="20"/>
        </w:rPr>
        <w:t>axis.text.x</w:t>
      </w:r>
      <w:proofErr w:type="spellEnd"/>
      <w:r w:rsidRPr="009046FF">
        <w:rPr>
          <w:rFonts w:ascii="Lucida Console" w:eastAsia="Times New Roman" w:hAnsi="Lucida Console" w:cs="Courier New"/>
          <w:color w:val="0000FF"/>
          <w:sz w:val="20"/>
          <w:szCs w:val="20"/>
        </w:rPr>
        <w:t xml:space="preserve"> = </w:t>
      </w:r>
      <w:proofErr w:type="spellStart"/>
      <w:r w:rsidRPr="009046FF">
        <w:rPr>
          <w:rFonts w:ascii="Lucida Console" w:eastAsia="Times New Roman" w:hAnsi="Lucida Console" w:cs="Courier New"/>
          <w:color w:val="0000FF"/>
          <w:sz w:val="20"/>
          <w:szCs w:val="20"/>
        </w:rPr>
        <w:t>element_text</w:t>
      </w:r>
      <w:proofErr w:type="spellEnd"/>
      <w:r w:rsidRPr="009046FF">
        <w:rPr>
          <w:rFonts w:ascii="Lucida Console" w:eastAsia="Times New Roman" w:hAnsi="Lucida Console" w:cs="Courier New"/>
          <w:color w:val="0000FF"/>
          <w:sz w:val="20"/>
          <w:szCs w:val="20"/>
        </w:rPr>
        <w:t xml:space="preserve">(angle = 90, </w:t>
      </w:r>
      <w:proofErr w:type="spellStart"/>
      <w:r w:rsidRPr="009046FF">
        <w:rPr>
          <w:rFonts w:ascii="Lucida Console" w:eastAsia="Times New Roman" w:hAnsi="Lucida Console" w:cs="Courier New"/>
          <w:color w:val="0000FF"/>
          <w:sz w:val="20"/>
          <w:szCs w:val="20"/>
        </w:rPr>
        <w:t>hjust</w:t>
      </w:r>
      <w:proofErr w:type="spellEnd"/>
      <w:r w:rsidRPr="009046FF">
        <w:rPr>
          <w:rFonts w:ascii="Lucida Console" w:eastAsia="Times New Roman" w:hAnsi="Lucida Console" w:cs="Courier New"/>
          <w:color w:val="0000FF"/>
          <w:sz w:val="20"/>
          <w:szCs w:val="20"/>
        </w:rPr>
        <w:t xml:space="preserve"> = 0.5)) </w:t>
      </w:r>
    </w:p>
    <w:p w14:paraId="473985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gGlobal</w:t>
      </w:r>
      <w:proofErr w:type="spellEnd"/>
    </w:p>
    <w:p w14:paraId="04BE0F1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#create a bar graph to show sales by genre across markets</w:t>
      </w:r>
    </w:p>
    <w:p w14:paraId="0A5591B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#make row names into a column called genre</w:t>
      </w:r>
    </w:p>
    <w:p w14:paraId="0FC3E15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genreSalesTotal$genre</w:t>
      </w:r>
      <w:proofErr w:type="spellEnd"/>
      <w:r w:rsidRPr="009046FF">
        <w:rPr>
          <w:rFonts w:ascii="Lucida Console" w:eastAsia="Times New Roman" w:hAnsi="Lucida Console" w:cs="Courier New"/>
          <w:color w:val="0000FF"/>
          <w:sz w:val="20"/>
          <w:szCs w:val="20"/>
        </w:rPr>
        <w:t>&lt;-</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genreSalesTotal</w:t>
      </w:r>
      <w:proofErr w:type="spellEnd"/>
      <w:r w:rsidRPr="009046FF">
        <w:rPr>
          <w:rFonts w:ascii="Lucida Console" w:eastAsia="Times New Roman" w:hAnsi="Lucida Console" w:cs="Courier New"/>
          <w:color w:val="0000FF"/>
          <w:sz w:val="20"/>
          <w:szCs w:val="20"/>
        </w:rPr>
        <w:t>)</w:t>
      </w:r>
    </w:p>
    <w:p w14:paraId="68A8817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rownames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genreSalesTotal</w:t>
      </w:r>
      <w:proofErr w:type="spellEnd"/>
      <w:r w:rsidRPr="009046FF">
        <w:rPr>
          <w:rFonts w:ascii="Lucida Console" w:eastAsia="Times New Roman" w:hAnsi="Lucida Console" w:cs="Courier New"/>
          <w:color w:val="0000FF"/>
          <w:sz w:val="20"/>
          <w:szCs w:val="20"/>
        </w:rPr>
        <w:t>)&lt;-NULL</w:t>
      </w:r>
    </w:p>
    <w:p w14:paraId="237CDC8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 compare genre performance across markets</w:t>
      </w:r>
    </w:p>
    <w:p w14:paraId="0823DB8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market&lt;- </w:t>
      </w:r>
      <w:proofErr w:type="gramStart"/>
      <w:r w:rsidRPr="009046FF">
        <w:rPr>
          <w:rFonts w:ascii="Lucida Console" w:eastAsia="Times New Roman" w:hAnsi="Lucida Console" w:cs="Courier New"/>
          <w:color w:val="0000FF"/>
          <w:sz w:val="20"/>
          <w:szCs w:val="20"/>
        </w:rPr>
        <w:t>c(</w:t>
      </w:r>
      <w:proofErr w:type="gramEnd"/>
      <w:r w:rsidRPr="009046FF">
        <w:rPr>
          <w:rFonts w:ascii="Lucida Console" w:eastAsia="Times New Roman" w:hAnsi="Lucida Console" w:cs="Courier New"/>
          <w:color w:val="0000FF"/>
          <w:sz w:val="20"/>
          <w:szCs w:val="20"/>
        </w:rPr>
        <w:t>rep("</w:t>
      </w:r>
      <w:proofErr w:type="spellStart"/>
      <w:r w:rsidRPr="009046FF">
        <w:rPr>
          <w:rFonts w:ascii="Lucida Console" w:eastAsia="Times New Roman" w:hAnsi="Lucida Console" w:cs="Courier New"/>
          <w:color w:val="0000FF"/>
          <w:sz w:val="20"/>
          <w:szCs w:val="20"/>
        </w:rPr>
        <w:t>NaSales</w:t>
      </w:r>
      <w:proofErr w:type="spellEnd"/>
      <w:r w:rsidRPr="009046FF">
        <w:rPr>
          <w:rFonts w:ascii="Lucida Console" w:eastAsia="Times New Roman" w:hAnsi="Lucida Console" w:cs="Courier New"/>
          <w:color w:val="0000FF"/>
          <w:sz w:val="20"/>
          <w:szCs w:val="20"/>
        </w:rPr>
        <w:t>" , 12) , rep("</w:t>
      </w:r>
      <w:proofErr w:type="spellStart"/>
      <w:r w:rsidRPr="009046FF">
        <w:rPr>
          <w:rFonts w:ascii="Lucida Console" w:eastAsia="Times New Roman" w:hAnsi="Lucida Console" w:cs="Courier New"/>
          <w:color w:val="0000FF"/>
          <w:sz w:val="20"/>
          <w:szCs w:val="20"/>
        </w:rPr>
        <w:t>EUSales</w:t>
      </w:r>
      <w:proofErr w:type="spellEnd"/>
      <w:r w:rsidRPr="009046FF">
        <w:rPr>
          <w:rFonts w:ascii="Lucida Console" w:eastAsia="Times New Roman" w:hAnsi="Lucida Console" w:cs="Courier New"/>
          <w:color w:val="0000FF"/>
          <w:sz w:val="20"/>
          <w:szCs w:val="20"/>
        </w:rPr>
        <w:t>" , 12) , rep("</w:t>
      </w:r>
      <w:proofErr w:type="spellStart"/>
      <w:r w:rsidRPr="009046FF">
        <w:rPr>
          <w:rFonts w:ascii="Lucida Console" w:eastAsia="Times New Roman" w:hAnsi="Lucida Console" w:cs="Courier New"/>
          <w:color w:val="0000FF"/>
          <w:sz w:val="20"/>
          <w:szCs w:val="20"/>
        </w:rPr>
        <w:t>JPSales</w:t>
      </w:r>
      <w:proofErr w:type="spellEnd"/>
      <w:r w:rsidRPr="009046FF">
        <w:rPr>
          <w:rFonts w:ascii="Lucida Console" w:eastAsia="Times New Roman" w:hAnsi="Lucida Console" w:cs="Courier New"/>
          <w:color w:val="0000FF"/>
          <w:sz w:val="20"/>
          <w:szCs w:val="20"/>
        </w:rPr>
        <w:t>" , 12) , rep("</w:t>
      </w:r>
      <w:proofErr w:type="spellStart"/>
      <w:r w:rsidRPr="009046FF">
        <w:rPr>
          <w:rFonts w:ascii="Lucida Console" w:eastAsia="Times New Roman" w:hAnsi="Lucida Console" w:cs="Courier New"/>
          <w:color w:val="0000FF"/>
          <w:sz w:val="20"/>
          <w:szCs w:val="20"/>
        </w:rPr>
        <w:t>OtherSales</w:t>
      </w:r>
      <w:proofErr w:type="spellEnd"/>
      <w:r w:rsidRPr="009046FF">
        <w:rPr>
          <w:rFonts w:ascii="Lucida Console" w:eastAsia="Times New Roman" w:hAnsi="Lucida Console" w:cs="Courier New"/>
          <w:color w:val="0000FF"/>
          <w:sz w:val="20"/>
          <w:szCs w:val="20"/>
        </w:rPr>
        <w:t>" , 12) )</w:t>
      </w:r>
    </w:p>
    <w:p w14:paraId="62AA0A1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genre1 &lt;- </w:t>
      </w:r>
      <w:proofErr w:type="gramStart"/>
      <w:r w:rsidRPr="009046FF">
        <w:rPr>
          <w:rFonts w:ascii="Lucida Console" w:eastAsia="Times New Roman" w:hAnsi="Lucida Console" w:cs="Courier New"/>
          <w:color w:val="0000FF"/>
          <w:sz w:val="20"/>
          <w:szCs w:val="20"/>
        </w:rPr>
        <w:t>rep(</w:t>
      </w:r>
      <w:proofErr w:type="gramEnd"/>
      <w:r w:rsidRPr="009046FF">
        <w:rPr>
          <w:rFonts w:ascii="Lucida Console" w:eastAsia="Times New Roman" w:hAnsi="Lucida Console" w:cs="Courier New"/>
          <w:color w:val="0000FF"/>
          <w:sz w:val="20"/>
          <w:szCs w:val="20"/>
        </w:rPr>
        <w:t>c("Action" , "</w:t>
      </w:r>
      <w:proofErr w:type="spellStart"/>
      <w:r w:rsidRPr="009046FF">
        <w:rPr>
          <w:rFonts w:ascii="Lucida Console" w:eastAsia="Times New Roman" w:hAnsi="Lucida Console" w:cs="Courier New"/>
          <w:color w:val="0000FF"/>
          <w:sz w:val="20"/>
          <w:szCs w:val="20"/>
        </w:rPr>
        <w:t>Adventure","Fighting</w:t>
      </w:r>
      <w:proofErr w:type="spellEnd"/>
      <w:r w:rsidRPr="009046FF">
        <w:rPr>
          <w:rFonts w:ascii="Lucida Console" w:eastAsia="Times New Roman" w:hAnsi="Lucida Console" w:cs="Courier New"/>
          <w:color w:val="0000FF"/>
          <w:sz w:val="20"/>
          <w:szCs w:val="20"/>
        </w:rPr>
        <w:t>", "</w:t>
      </w:r>
      <w:proofErr w:type="spellStart"/>
      <w:r w:rsidRPr="009046FF">
        <w:rPr>
          <w:rFonts w:ascii="Lucida Console" w:eastAsia="Times New Roman" w:hAnsi="Lucida Console" w:cs="Courier New"/>
          <w:color w:val="0000FF"/>
          <w:sz w:val="20"/>
          <w:szCs w:val="20"/>
        </w:rPr>
        <w:t>Misc</w:t>
      </w:r>
      <w:proofErr w:type="spellEnd"/>
      <w:r w:rsidRPr="009046FF">
        <w:rPr>
          <w:rFonts w:ascii="Lucida Console" w:eastAsia="Times New Roman" w:hAnsi="Lucida Console" w:cs="Courier New"/>
          <w:color w:val="0000FF"/>
          <w:sz w:val="20"/>
          <w:szCs w:val="20"/>
        </w:rPr>
        <w:t>", "</w:t>
      </w:r>
      <w:proofErr w:type="spellStart"/>
      <w:r w:rsidRPr="009046FF">
        <w:rPr>
          <w:rFonts w:ascii="Lucida Console" w:eastAsia="Times New Roman" w:hAnsi="Lucida Console" w:cs="Courier New"/>
          <w:color w:val="0000FF"/>
          <w:sz w:val="20"/>
          <w:szCs w:val="20"/>
        </w:rPr>
        <w:t>Platform","Puzzle","Racing","Role</w:t>
      </w:r>
      <w:proofErr w:type="spellEnd"/>
      <w:r w:rsidRPr="009046FF">
        <w:rPr>
          <w:rFonts w:ascii="Lucida Console" w:eastAsia="Times New Roman" w:hAnsi="Lucida Console" w:cs="Courier New"/>
          <w:color w:val="0000FF"/>
          <w:sz w:val="20"/>
          <w:szCs w:val="20"/>
        </w:rPr>
        <w:t>-Playing",</w:t>
      </w:r>
    </w:p>
    <w:p w14:paraId="3051B66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"Shooter", "</w:t>
      </w:r>
      <w:proofErr w:type="spellStart"/>
      <w:r w:rsidRPr="009046FF">
        <w:rPr>
          <w:rFonts w:ascii="Lucida Console" w:eastAsia="Times New Roman" w:hAnsi="Lucida Console" w:cs="Courier New"/>
          <w:color w:val="0000FF"/>
          <w:sz w:val="20"/>
          <w:szCs w:val="20"/>
        </w:rPr>
        <w:t>Simulation","sports</w:t>
      </w:r>
      <w:proofErr w:type="spellEnd"/>
      <w:r w:rsidRPr="009046FF">
        <w:rPr>
          <w:rFonts w:ascii="Lucida Console" w:eastAsia="Times New Roman" w:hAnsi="Lucida Console" w:cs="Courier New"/>
          <w:color w:val="0000FF"/>
          <w:sz w:val="20"/>
          <w:szCs w:val="20"/>
        </w:rPr>
        <w:t>", "Strategy"</w:t>
      </w:r>
      <w:proofErr w:type="gramStart"/>
      <w:r w:rsidRPr="009046FF">
        <w:rPr>
          <w:rFonts w:ascii="Lucida Console" w:eastAsia="Times New Roman" w:hAnsi="Lucida Console" w:cs="Courier New"/>
          <w:color w:val="0000FF"/>
          <w:sz w:val="20"/>
          <w:szCs w:val="20"/>
        </w:rPr>
        <w:t>) ,</w:t>
      </w:r>
      <w:proofErr w:type="gramEnd"/>
      <w:r w:rsidRPr="009046FF">
        <w:rPr>
          <w:rFonts w:ascii="Lucida Console" w:eastAsia="Times New Roman" w:hAnsi="Lucida Console" w:cs="Courier New"/>
          <w:color w:val="0000FF"/>
          <w:sz w:val="20"/>
          <w:szCs w:val="20"/>
        </w:rPr>
        <w:t xml:space="preserve"> 4)</w:t>
      </w:r>
    </w:p>
    <w:p w14:paraId="49CE462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Unit &lt;- </w:t>
      </w:r>
      <w:proofErr w:type="gramStart"/>
      <w:r w:rsidRPr="009046FF">
        <w:rPr>
          <w:rFonts w:ascii="Lucida Console" w:eastAsia="Times New Roman" w:hAnsi="Lucida Console" w:cs="Courier New"/>
          <w:color w:val="0000FF"/>
          <w:sz w:val="20"/>
          <w:szCs w:val="20"/>
        </w:rPr>
        <w:t>c(</w:t>
      </w:r>
      <w:proofErr w:type="gramEnd"/>
      <w:r w:rsidRPr="009046FF">
        <w:rPr>
          <w:rFonts w:ascii="Lucida Console" w:eastAsia="Times New Roman" w:hAnsi="Lucida Console" w:cs="Courier New"/>
          <w:color w:val="0000FF"/>
          <w:sz w:val="20"/>
          <w:szCs w:val="20"/>
        </w:rPr>
        <w:t>877.83,105.80,223.59,410.24,447.05,123.78,359.42,327.28,582.60,183.31,683.35,68.70,525.00,</w:t>
      </w:r>
    </w:p>
    <w:p w14:paraId="0967539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64.13,101.32,215.98,201.63,50.78,238.39,188.06,313.27,113.38,376.85,45.34,159.95,52.07,</w:t>
      </w:r>
    </w:p>
    <w:p w14:paraId="5BFE8B8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87.35,107.76,130.77,57.31,56.69,352.31,38.28,63.70,135.37,49.46,187.38,16.81,36.68,75.32,</w:t>
      </w:r>
    </w:p>
    <w:p w14:paraId="4F3B219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51.59,12.55,77.27,59.61,102.69,31.52,134.97,11.36)</w:t>
      </w:r>
    </w:p>
    <w:p w14:paraId="2A857BF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data &lt;- </w:t>
      </w:r>
      <w:proofErr w:type="spellStart"/>
      <w:proofErr w:type="gramStart"/>
      <w:r w:rsidRPr="009046FF">
        <w:rPr>
          <w:rFonts w:ascii="Lucida Console" w:eastAsia="Times New Roman" w:hAnsi="Lucida Console" w:cs="Courier New"/>
          <w:color w:val="0000FF"/>
          <w:sz w:val="20"/>
          <w:szCs w:val="20"/>
        </w:rPr>
        <w:t>data.frame</w:t>
      </w:r>
      <w:proofErr w:type="spellEnd"/>
      <w:proofErr w:type="gramEnd"/>
      <w:r w:rsidRPr="009046FF">
        <w:rPr>
          <w:rFonts w:ascii="Lucida Console" w:eastAsia="Times New Roman" w:hAnsi="Lucida Console" w:cs="Courier New"/>
          <w:color w:val="0000FF"/>
          <w:sz w:val="20"/>
          <w:szCs w:val="20"/>
        </w:rPr>
        <w:t>(market,genre1,Unit)</w:t>
      </w:r>
    </w:p>
    <w:p w14:paraId="5DF2B80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marketGenre</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data, </w:t>
      </w:r>
      <w:proofErr w:type="spell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(fill=genre1,y=Unit, x=</w:t>
      </w:r>
      <w:proofErr w:type="spellStart"/>
      <w:r w:rsidRPr="009046FF">
        <w:rPr>
          <w:rFonts w:ascii="Lucida Console" w:eastAsia="Times New Roman" w:hAnsi="Lucida Console" w:cs="Courier New"/>
          <w:color w:val="0000FF"/>
          <w:sz w:val="20"/>
          <w:szCs w:val="20"/>
        </w:rPr>
        <w:t>market,col</w:t>
      </w:r>
      <w:proofErr w:type="spellEnd"/>
      <w:r w:rsidRPr="009046FF">
        <w:rPr>
          <w:rFonts w:ascii="Lucida Console" w:eastAsia="Times New Roman" w:hAnsi="Lucida Console" w:cs="Courier New"/>
          <w:color w:val="0000FF"/>
          <w:sz w:val="20"/>
          <w:szCs w:val="20"/>
        </w:rPr>
        <w:t xml:space="preserve">= 'black')) + </w:t>
      </w:r>
    </w:p>
    <w:p w14:paraId="438BE9C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lastRenderedPageBreak/>
        <w:t xml:space="preserve">+   </w:t>
      </w:r>
      <w:proofErr w:type="spellStart"/>
      <w:r w:rsidRPr="009046FF">
        <w:rPr>
          <w:rFonts w:ascii="Lucida Console" w:eastAsia="Times New Roman" w:hAnsi="Lucida Console" w:cs="Courier New"/>
          <w:color w:val="0000FF"/>
          <w:sz w:val="20"/>
          <w:szCs w:val="20"/>
        </w:rPr>
        <w:t>geom_</w:t>
      </w:r>
      <w:proofErr w:type="gramStart"/>
      <w:r w:rsidRPr="009046FF">
        <w:rPr>
          <w:rFonts w:ascii="Lucida Console" w:eastAsia="Times New Roman" w:hAnsi="Lucida Console" w:cs="Courier New"/>
          <w:color w:val="0000FF"/>
          <w:sz w:val="20"/>
          <w:szCs w:val="20"/>
        </w:rPr>
        <w:t>bar</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position="dodge", stat="identity") + </w:t>
      </w:r>
      <w:proofErr w:type="spellStart"/>
      <w:r w:rsidRPr="009046FF">
        <w:rPr>
          <w:rFonts w:ascii="Lucida Console" w:eastAsia="Times New Roman" w:hAnsi="Lucida Console" w:cs="Courier New"/>
          <w:color w:val="0000FF"/>
          <w:sz w:val="20"/>
          <w:szCs w:val="20"/>
        </w:rPr>
        <w:t>scale_color_brewer</w:t>
      </w:r>
      <w:proofErr w:type="spellEnd"/>
      <w:r w:rsidRPr="009046FF">
        <w:rPr>
          <w:rFonts w:ascii="Lucida Console" w:eastAsia="Times New Roman" w:hAnsi="Lucida Console" w:cs="Courier New"/>
          <w:color w:val="0000FF"/>
          <w:sz w:val="20"/>
          <w:szCs w:val="20"/>
        </w:rPr>
        <w:t>(type = 'qual')</w:t>
      </w:r>
    </w:p>
    <w:p w14:paraId="6995027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marketGenre</w:t>
      </w:r>
      <w:proofErr w:type="spellEnd"/>
    </w:p>
    <w:p w14:paraId="148D44E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#TOP 3 GENRES:</w:t>
      </w:r>
    </w:p>
    <w:p w14:paraId="0A996DC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#EU: </w:t>
      </w:r>
      <w:proofErr w:type="gramStart"/>
      <w:r w:rsidRPr="009046FF">
        <w:rPr>
          <w:rFonts w:ascii="Lucida Console" w:eastAsia="Times New Roman" w:hAnsi="Lucida Console" w:cs="Courier New"/>
          <w:color w:val="0000FF"/>
          <w:sz w:val="20"/>
          <w:szCs w:val="20"/>
        </w:rPr>
        <w:t>1.Action</w:t>
      </w:r>
      <w:proofErr w:type="gramEnd"/>
      <w:r w:rsidRPr="009046FF">
        <w:rPr>
          <w:rFonts w:ascii="Lucida Console" w:eastAsia="Times New Roman" w:hAnsi="Lucida Console" w:cs="Courier New"/>
          <w:color w:val="0000FF"/>
          <w:sz w:val="20"/>
          <w:szCs w:val="20"/>
        </w:rPr>
        <w:t>, 2.Sports, and 3.Shooters</w:t>
      </w:r>
    </w:p>
    <w:p w14:paraId="3B14F13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#JP: </w:t>
      </w:r>
      <w:proofErr w:type="gramStart"/>
      <w:r w:rsidRPr="009046FF">
        <w:rPr>
          <w:rFonts w:ascii="Lucida Console" w:eastAsia="Times New Roman" w:hAnsi="Lucida Console" w:cs="Courier New"/>
          <w:color w:val="0000FF"/>
          <w:sz w:val="20"/>
          <w:szCs w:val="20"/>
        </w:rPr>
        <w:t>1.Role</w:t>
      </w:r>
      <w:proofErr w:type="gramEnd"/>
      <w:r w:rsidRPr="009046FF">
        <w:rPr>
          <w:rFonts w:ascii="Lucida Console" w:eastAsia="Times New Roman" w:hAnsi="Lucida Console" w:cs="Courier New"/>
          <w:color w:val="0000FF"/>
          <w:sz w:val="20"/>
          <w:szCs w:val="20"/>
        </w:rPr>
        <w:t>-Playing, 2.Action, and 3.Sports</w:t>
      </w:r>
    </w:p>
    <w:p w14:paraId="2D768BD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#NA: </w:t>
      </w:r>
      <w:proofErr w:type="gramStart"/>
      <w:r w:rsidRPr="009046FF">
        <w:rPr>
          <w:rFonts w:ascii="Lucida Console" w:eastAsia="Times New Roman" w:hAnsi="Lucida Console" w:cs="Courier New"/>
          <w:color w:val="0000FF"/>
          <w:sz w:val="20"/>
          <w:szCs w:val="20"/>
        </w:rPr>
        <w:t>1.Action</w:t>
      </w:r>
      <w:proofErr w:type="gramEnd"/>
      <w:r w:rsidRPr="009046FF">
        <w:rPr>
          <w:rFonts w:ascii="Lucida Console" w:eastAsia="Times New Roman" w:hAnsi="Lucida Console" w:cs="Courier New"/>
          <w:color w:val="0000FF"/>
          <w:sz w:val="20"/>
          <w:szCs w:val="20"/>
        </w:rPr>
        <w:t>, 2.Sports, and 3.Shooters</w:t>
      </w:r>
    </w:p>
    <w:p w14:paraId="37E0A9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#Other:</w:t>
      </w:r>
    </w:p>
    <w:p w14:paraId="40C1422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#compare sales over time </w:t>
      </w:r>
    </w:p>
    <w:p w14:paraId="511430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#Create matrix of total sales in each market by year. NA'S included</w:t>
      </w:r>
    </w:p>
    <w:p w14:paraId="0E89364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NAsalesByDate</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VG$NA_Sales,list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VG$Year,VG$Genre</w:t>
      </w:r>
      <w:proofErr w:type="spellEnd"/>
      <w:r w:rsidRPr="009046FF">
        <w:rPr>
          <w:rFonts w:ascii="Lucida Console" w:eastAsia="Times New Roman" w:hAnsi="Lucida Console" w:cs="Courier New"/>
          <w:color w:val="0000FF"/>
          <w:sz w:val="20"/>
          <w:szCs w:val="20"/>
        </w:rPr>
        <w:t>),sum)</w:t>
      </w:r>
    </w:p>
    <w:p w14:paraId="40F3BB9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JPsalesByDate</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VG$JP_Sales,list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VG$Year,VG$Genre</w:t>
      </w:r>
      <w:proofErr w:type="spellEnd"/>
      <w:r w:rsidRPr="009046FF">
        <w:rPr>
          <w:rFonts w:ascii="Lucida Console" w:eastAsia="Times New Roman" w:hAnsi="Lucida Console" w:cs="Courier New"/>
          <w:color w:val="0000FF"/>
          <w:sz w:val="20"/>
          <w:szCs w:val="20"/>
        </w:rPr>
        <w:t>),sum)</w:t>
      </w:r>
    </w:p>
    <w:p w14:paraId="616FCD5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EUsalesByDate</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tapply</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VG$EU_Sales,list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VG$Year,VG$Genre</w:t>
      </w:r>
      <w:proofErr w:type="spellEnd"/>
      <w:r w:rsidRPr="009046FF">
        <w:rPr>
          <w:rFonts w:ascii="Lucida Console" w:eastAsia="Times New Roman" w:hAnsi="Lucida Console" w:cs="Courier New"/>
          <w:color w:val="0000FF"/>
          <w:sz w:val="20"/>
          <w:szCs w:val="20"/>
        </w:rPr>
        <w:t>),sum)</w:t>
      </w:r>
    </w:p>
    <w:p w14:paraId="1924913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OthersalesByDate&lt;-</w:t>
      </w:r>
      <w:proofErr w:type="gramStart"/>
      <w:r w:rsidRPr="009046FF">
        <w:rPr>
          <w:rFonts w:ascii="Lucida Console" w:eastAsia="Times New Roman" w:hAnsi="Lucida Console" w:cs="Courier New"/>
          <w:color w:val="0000FF"/>
          <w:sz w:val="20"/>
          <w:szCs w:val="20"/>
        </w:rPr>
        <w:t>tapply(</w:t>
      </w:r>
      <w:proofErr w:type="gramEnd"/>
      <w:r w:rsidRPr="009046FF">
        <w:rPr>
          <w:rFonts w:ascii="Lucida Console" w:eastAsia="Times New Roman" w:hAnsi="Lucida Console" w:cs="Courier New"/>
          <w:color w:val="0000FF"/>
          <w:sz w:val="20"/>
          <w:szCs w:val="20"/>
        </w:rPr>
        <w:t>VG$Other_Sales,list(VG$Year,VG$Genre),sum)</w:t>
      </w:r>
    </w:p>
    <w:p w14:paraId="2AE4B1D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#change NA'S to zeros</w:t>
      </w:r>
    </w:p>
    <w:p w14:paraId="228684E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NAsalesByDate</w:t>
      </w:r>
      <w:proofErr w:type="spellEnd"/>
      <w:r w:rsidRPr="009046FF">
        <w:rPr>
          <w:rFonts w:ascii="Lucida Console" w:eastAsia="Times New Roman" w:hAnsi="Lucida Console" w:cs="Courier New"/>
          <w:color w:val="0000FF"/>
          <w:sz w:val="20"/>
          <w:szCs w:val="20"/>
        </w:rPr>
        <w:t>[</w:t>
      </w:r>
      <w:proofErr w:type="gramStart"/>
      <w:r w:rsidRPr="009046FF">
        <w:rPr>
          <w:rFonts w:ascii="Lucida Console" w:eastAsia="Times New Roman" w:hAnsi="Lucida Console" w:cs="Courier New"/>
          <w:color w:val="0000FF"/>
          <w:sz w:val="20"/>
          <w:szCs w:val="20"/>
        </w:rPr>
        <w:t>is.na(</w:t>
      </w:r>
      <w:proofErr w:type="spellStart"/>
      <w:proofErr w:type="gramEnd"/>
      <w:r w:rsidRPr="009046FF">
        <w:rPr>
          <w:rFonts w:ascii="Lucida Console" w:eastAsia="Times New Roman" w:hAnsi="Lucida Console" w:cs="Courier New"/>
          <w:color w:val="0000FF"/>
          <w:sz w:val="20"/>
          <w:szCs w:val="20"/>
        </w:rPr>
        <w:t>NAsalesByDate</w:t>
      </w:r>
      <w:proofErr w:type="spellEnd"/>
      <w:r w:rsidRPr="009046FF">
        <w:rPr>
          <w:rFonts w:ascii="Lucida Console" w:eastAsia="Times New Roman" w:hAnsi="Lucida Console" w:cs="Courier New"/>
          <w:color w:val="0000FF"/>
          <w:sz w:val="20"/>
          <w:szCs w:val="20"/>
        </w:rPr>
        <w:t>)]&lt;-0</w:t>
      </w:r>
    </w:p>
    <w:p w14:paraId="1DA573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JPsalesByDate</w:t>
      </w:r>
      <w:proofErr w:type="spellEnd"/>
      <w:r w:rsidRPr="009046FF">
        <w:rPr>
          <w:rFonts w:ascii="Lucida Console" w:eastAsia="Times New Roman" w:hAnsi="Lucida Console" w:cs="Courier New"/>
          <w:color w:val="0000FF"/>
          <w:sz w:val="20"/>
          <w:szCs w:val="20"/>
        </w:rPr>
        <w:t>[</w:t>
      </w:r>
      <w:proofErr w:type="gramStart"/>
      <w:r w:rsidRPr="009046FF">
        <w:rPr>
          <w:rFonts w:ascii="Lucida Console" w:eastAsia="Times New Roman" w:hAnsi="Lucida Console" w:cs="Courier New"/>
          <w:color w:val="0000FF"/>
          <w:sz w:val="20"/>
          <w:szCs w:val="20"/>
        </w:rPr>
        <w:t>is.na(</w:t>
      </w:r>
      <w:proofErr w:type="spellStart"/>
      <w:proofErr w:type="gramEnd"/>
      <w:r w:rsidRPr="009046FF">
        <w:rPr>
          <w:rFonts w:ascii="Lucida Console" w:eastAsia="Times New Roman" w:hAnsi="Lucida Console" w:cs="Courier New"/>
          <w:color w:val="0000FF"/>
          <w:sz w:val="20"/>
          <w:szCs w:val="20"/>
        </w:rPr>
        <w:t>JPsalesByDate</w:t>
      </w:r>
      <w:proofErr w:type="spellEnd"/>
      <w:r w:rsidRPr="009046FF">
        <w:rPr>
          <w:rFonts w:ascii="Lucida Console" w:eastAsia="Times New Roman" w:hAnsi="Lucida Console" w:cs="Courier New"/>
          <w:color w:val="0000FF"/>
          <w:sz w:val="20"/>
          <w:szCs w:val="20"/>
        </w:rPr>
        <w:t>)]&lt;-0</w:t>
      </w:r>
    </w:p>
    <w:p w14:paraId="6F5D15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EUsalesByDate</w:t>
      </w:r>
      <w:proofErr w:type="spellEnd"/>
      <w:r w:rsidRPr="009046FF">
        <w:rPr>
          <w:rFonts w:ascii="Lucida Console" w:eastAsia="Times New Roman" w:hAnsi="Lucida Console" w:cs="Courier New"/>
          <w:color w:val="0000FF"/>
          <w:sz w:val="20"/>
          <w:szCs w:val="20"/>
        </w:rPr>
        <w:t>[</w:t>
      </w:r>
      <w:proofErr w:type="gramStart"/>
      <w:r w:rsidRPr="009046FF">
        <w:rPr>
          <w:rFonts w:ascii="Lucida Console" w:eastAsia="Times New Roman" w:hAnsi="Lucida Console" w:cs="Courier New"/>
          <w:color w:val="0000FF"/>
          <w:sz w:val="20"/>
          <w:szCs w:val="20"/>
        </w:rPr>
        <w:t>is.na(</w:t>
      </w:r>
      <w:proofErr w:type="spellStart"/>
      <w:proofErr w:type="gramEnd"/>
      <w:r w:rsidRPr="009046FF">
        <w:rPr>
          <w:rFonts w:ascii="Lucida Console" w:eastAsia="Times New Roman" w:hAnsi="Lucida Console" w:cs="Courier New"/>
          <w:color w:val="0000FF"/>
          <w:sz w:val="20"/>
          <w:szCs w:val="20"/>
        </w:rPr>
        <w:t>EUsalesByDate</w:t>
      </w:r>
      <w:proofErr w:type="spellEnd"/>
      <w:r w:rsidRPr="009046FF">
        <w:rPr>
          <w:rFonts w:ascii="Lucida Console" w:eastAsia="Times New Roman" w:hAnsi="Lucida Console" w:cs="Courier New"/>
          <w:color w:val="0000FF"/>
          <w:sz w:val="20"/>
          <w:szCs w:val="20"/>
        </w:rPr>
        <w:t>)]&lt;-0</w:t>
      </w:r>
    </w:p>
    <w:p w14:paraId="60FD784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OthersalesByDate</w:t>
      </w:r>
      <w:proofErr w:type="spellEnd"/>
      <w:r w:rsidRPr="009046FF">
        <w:rPr>
          <w:rFonts w:ascii="Lucida Console" w:eastAsia="Times New Roman" w:hAnsi="Lucida Console" w:cs="Courier New"/>
          <w:color w:val="0000FF"/>
          <w:sz w:val="20"/>
          <w:szCs w:val="20"/>
        </w:rPr>
        <w:t>[</w:t>
      </w:r>
      <w:proofErr w:type="gramStart"/>
      <w:r w:rsidRPr="009046FF">
        <w:rPr>
          <w:rFonts w:ascii="Lucida Console" w:eastAsia="Times New Roman" w:hAnsi="Lucida Console" w:cs="Courier New"/>
          <w:color w:val="0000FF"/>
          <w:sz w:val="20"/>
          <w:szCs w:val="20"/>
        </w:rPr>
        <w:t>is.na(</w:t>
      </w:r>
      <w:proofErr w:type="spellStart"/>
      <w:proofErr w:type="gramEnd"/>
      <w:r w:rsidRPr="009046FF">
        <w:rPr>
          <w:rFonts w:ascii="Lucida Console" w:eastAsia="Times New Roman" w:hAnsi="Lucida Console" w:cs="Courier New"/>
          <w:color w:val="0000FF"/>
          <w:sz w:val="20"/>
          <w:szCs w:val="20"/>
        </w:rPr>
        <w:t>NAsalesByDate</w:t>
      </w:r>
      <w:proofErr w:type="spellEnd"/>
      <w:r w:rsidRPr="009046FF">
        <w:rPr>
          <w:rFonts w:ascii="Lucida Console" w:eastAsia="Times New Roman" w:hAnsi="Lucida Console" w:cs="Courier New"/>
          <w:color w:val="0000FF"/>
          <w:sz w:val="20"/>
          <w:szCs w:val="20"/>
        </w:rPr>
        <w:t>)]&lt;-0</w:t>
      </w:r>
    </w:p>
    <w:p w14:paraId="76FC0CA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#parce global data</w:t>
      </w:r>
    </w:p>
    <w:p w14:paraId="3E7DC90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VG&lt;-</w:t>
      </w:r>
      <w:proofErr w:type="spellStart"/>
      <w:proofErr w:type="gramStart"/>
      <w:r w:rsidRPr="009046FF">
        <w:rPr>
          <w:rFonts w:ascii="Lucida Console" w:eastAsia="Times New Roman" w:hAnsi="Lucida Console" w:cs="Courier New"/>
          <w:color w:val="0000FF"/>
          <w:sz w:val="20"/>
          <w:szCs w:val="20"/>
        </w:rPr>
        <w:t>na.omit</w:t>
      </w:r>
      <w:proofErr w:type="spellEnd"/>
      <w:proofErr w:type="gramEnd"/>
      <w:r w:rsidRPr="009046FF">
        <w:rPr>
          <w:rFonts w:ascii="Lucida Console" w:eastAsia="Times New Roman" w:hAnsi="Lucida Console" w:cs="Courier New"/>
          <w:color w:val="0000FF"/>
          <w:sz w:val="20"/>
          <w:szCs w:val="20"/>
        </w:rPr>
        <w:t>(VG)</w:t>
      </w:r>
    </w:p>
    <w:p w14:paraId="7A96805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gGenreYear</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w:t>
      </w:r>
    </w:p>
    <w:p w14:paraId="7AC65F2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Error: incomplete input</w:t>
      </w:r>
    </w:p>
    <w:p w14:paraId="273E05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g80&lt;-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),Year FROM VG WHERE Year&lt;1990 group by Year")</w:t>
      </w:r>
    </w:p>
    <w:p w14:paraId="1169F76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g80</w:t>
      </w:r>
    </w:p>
    <w:p w14:paraId="294614E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Global_Sales</w:t>
      </w:r>
      <w:proofErr w:type="spellEnd"/>
      <w:r w:rsidRPr="009046FF">
        <w:rPr>
          <w:rFonts w:ascii="Lucida Console" w:eastAsia="Times New Roman" w:hAnsi="Lucida Console" w:cs="Courier New"/>
          <w:color w:val="000000"/>
          <w:sz w:val="20"/>
          <w:szCs w:val="20"/>
          <w:bdr w:val="none" w:sz="0" w:space="0" w:color="auto" w:frame="1"/>
        </w:rPr>
        <w:t>) Year</w:t>
      </w:r>
    </w:p>
    <w:p w14:paraId="009D73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1              11.38 1980</w:t>
      </w:r>
    </w:p>
    <w:p w14:paraId="3352D6D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2              35.68 1981</w:t>
      </w:r>
    </w:p>
    <w:p w14:paraId="0C07F2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3              28.88 1982</w:t>
      </w:r>
    </w:p>
    <w:p w14:paraId="27F8D1D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4              16.80 1983</w:t>
      </w:r>
    </w:p>
    <w:p w14:paraId="0F97AAC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5              50.35 1984</w:t>
      </w:r>
    </w:p>
    <w:p w14:paraId="488002F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6              53.95 1985</w:t>
      </w:r>
    </w:p>
    <w:p w14:paraId="71FF0F1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7              37.08 1986</w:t>
      </w:r>
    </w:p>
    <w:p w14:paraId="60F3CF6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8              21.70 1987</w:t>
      </w:r>
    </w:p>
    <w:p w14:paraId="0468BD0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9              47.21 1988</w:t>
      </w:r>
    </w:p>
    <w:p w14:paraId="412751E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10             73.45 1989</w:t>
      </w:r>
    </w:p>
    <w:p w14:paraId="1C7E383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g90&lt;-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),Year FROM VG WHERE Year&lt;2000 AND Year&gt;1989 group by Year")</w:t>
      </w:r>
    </w:p>
    <w:p w14:paraId="313FE81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g90</w:t>
      </w:r>
    </w:p>
    <w:p w14:paraId="7BB72D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Global_Sales</w:t>
      </w:r>
      <w:proofErr w:type="spellEnd"/>
      <w:r w:rsidRPr="009046FF">
        <w:rPr>
          <w:rFonts w:ascii="Lucida Console" w:eastAsia="Times New Roman" w:hAnsi="Lucida Console" w:cs="Courier New"/>
          <w:color w:val="000000"/>
          <w:sz w:val="20"/>
          <w:szCs w:val="20"/>
          <w:bdr w:val="none" w:sz="0" w:space="0" w:color="auto" w:frame="1"/>
        </w:rPr>
        <w:t>) Year</w:t>
      </w:r>
    </w:p>
    <w:p w14:paraId="3D55454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1              49.37 1990</w:t>
      </w:r>
    </w:p>
    <w:p w14:paraId="0B4F50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2              32.23 1991</w:t>
      </w:r>
    </w:p>
    <w:p w14:paraId="7CC81A1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3              76.14 1992</w:t>
      </w:r>
    </w:p>
    <w:p w14:paraId="239EFF0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4              45.99 1993</w:t>
      </w:r>
    </w:p>
    <w:p w14:paraId="25AAEC2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5              79.22 1994</w:t>
      </w:r>
    </w:p>
    <w:p w14:paraId="2931DBD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6              88.11 1995</w:t>
      </w:r>
    </w:p>
    <w:p w14:paraId="78CAF0B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7             199.15 1996</w:t>
      </w:r>
    </w:p>
    <w:p w14:paraId="1C8165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8             201.07 1997</w:t>
      </w:r>
    </w:p>
    <w:p w14:paraId="2B29B63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9             256.33 1998</w:t>
      </w:r>
    </w:p>
    <w:p w14:paraId="7A3F532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10            251.12 1999</w:t>
      </w:r>
    </w:p>
    <w:p w14:paraId="6A66322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g00&lt;-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),Year FROM VG WHERE Year&lt;2010 AND Year&gt;1999 group by Year")</w:t>
      </w:r>
    </w:p>
    <w:p w14:paraId="6D9F999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g00</w:t>
      </w:r>
    </w:p>
    <w:p w14:paraId="1ED383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Global_Sales</w:t>
      </w:r>
      <w:proofErr w:type="spellEnd"/>
      <w:r w:rsidRPr="009046FF">
        <w:rPr>
          <w:rFonts w:ascii="Lucida Console" w:eastAsia="Times New Roman" w:hAnsi="Lucida Console" w:cs="Courier New"/>
          <w:color w:val="000000"/>
          <w:sz w:val="20"/>
          <w:szCs w:val="20"/>
          <w:bdr w:val="none" w:sz="0" w:space="0" w:color="auto" w:frame="1"/>
        </w:rPr>
        <w:t>) Year</w:t>
      </w:r>
    </w:p>
    <w:p w14:paraId="335D43D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1             201.63 2000</w:t>
      </w:r>
    </w:p>
    <w:p w14:paraId="1BFFB8A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2             331.49 2001</w:t>
      </w:r>
    </w:p>
    <w:p w14:paraId="3C5B2DE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3             394.97 2002</w:t>
      </w:r>
    </w:p>
    <w:p w14:paraId="10FC542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4             357.61 2003</w:t>
      </w:r>
    </w:p>
    <w:p w14:paraId="3B352B3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5             418.85 2004</w:t>
      </w:r>
    </w:p>
    <w:p w14:paraId="01C7CF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6             459.41 2005</w:t>
      </w:r>
    </w:p>
    <w:p w14:paraId="695DDE3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7             437.78 2006</w:t>
      </w:r>
    </w:p>
    <w:p w14:paraId="5121BC7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8             610.44 2007</w:t>
      </w:r>
    </w:p>
    <w:p w14:paraId="1647263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9             678.49 2008</w:t>
      </w:r>
    </w:p>
    <w:p w14:paraId="429142A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10            667.10 2009</w:t>
      </w:r>
    </w:p>
    <w:p w14:paraId="59B5D4A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g10&lt;-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),Year FROM VG WHERE Year&lt;2021 AND Year&gt;2009 group by Year")</w:t>
      </w:r>
    </w:p>
    <w:p w14:paraId="2FAB22E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g10</w:t>
      </w:r>
    </w:p>
    <w:p w14:paraId="53666F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Global_Sales</w:t>
      </w:r>
      <w:proofErr w:type="spellEnd"/>
      <w:r w:rsidRPr="009046FF">
        <w:rPr>
          <w:rFonts w:ascii="Lucida Console" w:eastAsia="Times New Roman" w:hAnsi="Lucida Console" w:cs="Courier New"/>
          <w:color w:val="000000"/>
          <w:sz w:val="20"/>
          <w:szCs w:val="20"/>
          <w:bdr w:val="none" w:sz="0" w:space="0" w:color="auto" w:frame="1"/>
        </w:rPr>
        <w:t>) Year</w:t>
      </w:r>
    </w:p>
    <w:p w14:paraId="1BC01B7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1            600.36 2010</w:t>
      </w:r>
    </w:p>
    <w:p w14:paraId="33EAB63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2            515.93 2011</w:t>
      </w:r>
    </w:p>
    <w:p w14:paraId="4E5C495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3            363.30 2012</w:t>
      </w:r>
    </w:p>
    <w:p w14:paraId="4576A31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4            367.98 2013</w:t>
      </w:r>
    </w:p>
    <w:p w14:paraId="735C69D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5            337.10 2014</w:t>
      </w:r>
    </w:p>
    <w:p w14:paraId="3B5498C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6            264.26 2015</w:t>
      </w:r>
    </w:p>
    <w:p w14:paraId="3775A49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7             70.87 2016</w:t>
      </w:r>
    </w:p>
    <w:p w14:paraId="37382BB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8              0.05 2017</w:t>
      </w:r>
    </w:p>
    <w:p w14:paraId="00F1024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9              0.29 2020</w:t>
      </w:r>
    </w:p>
    <w:p w14:paraId="38F1945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gTotal</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Year FROM VG group by Year")</w:t>
      </w:r>
    </w:p>
    <w:p w14:paraId="26D3D3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gTotal</w:t>
      </w:r>
      <w:proofErr w:type="spellEnd"/>
    </w:p>
    <w:p w14:paraId="27678B4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Global_Sales</w:t>
      </w:r>
      <w:proofErr w:type="spellEnd"/>
      <w:r w:rsidRPr="009046FF">
        <w:rPr>
          <w:rFonts w:ascii="Lucida Console" w:eastAsia="Times New Roman" w:hAnsi="Lucida Console" w:cs="Courier New"/>
          <w:color w:val="000000"/>
          <w:sz w:val="20"/>
          <w:szCs w:val="20"/>
          <w:bdr w:val="none" w:sz="0" w:space="0" w:color="auto" w:frame="1"/>
        </w:rPr>
        <w:t>) Year</w:t>
      </w:r>
    </w:p>
    <w:p w14:paraId="4A5738C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1              11.38 1980</w:t>
      </w:r>
    </w:p>
    <w:p w14:paraId="0F2ADCA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2              35.68 1981</w:t>
      </w:r>
    </w:p>
    <w:p w14:paraId="7A60A84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3              28.88 1982</w:t>
      </w:r>
    </w:p>
    <w:p w14:paraId="69244D9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4              16.80 1983</w:t>
      </w:r>
    </w:p>
    <w:p w14:paraId="30C14A5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5              50.35 1984</w:t>
      </w:r>
    </w:p>
    <w:p w14:paraId="024D8CB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6              53.95 1985</w:t>
      </w:r>
    </w:p>
    <w:p w14:paraId="741C79F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7              37.08 1986</w:t>
      </w:r>
    </w:p>
    <w:p w14:paraId="03809E2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8              21.70 1987</w:t>
      </w:r>
    </w:p>
    <w:p w14:paraId="7840146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9              47.21 1988</w:t>
      </w:r>
    </w:p>
    <w:p w14:paraId="4D5BDC9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10             73.45 1989</w:t>
      </w:r>
    </w:p>
    <w:p w14:paraId="582B05D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11             49.37 1990</w:t>
      </w:r>
    </w:p>
    <w:p w14:paraId="058BF9A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12             32.23 1991</w:t>
      </w:r>
    </w:p>
    <w:p w14:paraId="65F528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13             76.14 1992</w:t>
      </w:r>
    </w:p>
    <w:p w14:paraId="091BBBC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14             45.99 1993</w:t>
      </w:r>
    </w:p>
    <w:p w14:paraId="07FEA7C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15             79.22 1994</w:t>
      </w:r>
    </w:p>
    <w:p w14:paraId="4F76DD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16             88.11 1995</w:t>
      </w:r>
    </w:p>
    <w:p w14:paraId="1E0BF7B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17            199.15 1996</w:t>
      </w:r>
    </w:p>
    <w:p w14:paraId="4C2A40A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18            201.07 1997</w:t>
      </w:r>
    </w:p>
    <w:p w14:paraId="0C0024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19            256.33 1998</w:t>
      </w:r>
    </w:p>
    <w:p w14:paraId="7C96AB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20            251.12 1999</w:t>
      </w:r>
    </w:p>
    <w:p w14:paraId="3B38D8E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21            201.63 2000</w:t>
      </w:r>
    </w:p>
    <w:p w14:paraId="0EE56F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22            331.49 2001</w:t>
      </w:r>
    </w:p>
    <w:p w14:paraId="12E1555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23            394.97 2002</w:t>
      </w:r>
    </w:p>
    <w:p w14:paraId="6993660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24            357.61 2003</w:t>
      </w:r>
    </w:p>
    <w:p w14:paraId="56BE3E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25            418.85 2004</w:t>
      </w:r>
    </w:p>
    <w:p w14:paraId="5B5EC62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26            459.41 2005</w:t>
      </w:r>
    </w:p>
    <w:p w14:paraId="5DE4625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27            437.78 2006</w:t>
      </w:r>
    </w:p>
    <w:p w14:paraId="1D9D88D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28            610.44 2007</w:t>
      </w:r>
    </w:p>
    <w:p w14:paraId="3F973C6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29            678.49 2008</w:t>
      </w:r>
    </w:p>
    <w:p w14:paraId="27F614C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30            667.10 2009</w:t>
      </w:r>
    </w:p>
    <w:p w14:paraId="26875DA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31            600.36 2010</w:t>
      </w:r>
    </w:p>
    <w:p w14:paraId="322076D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32            515.93 2011</w:t>
      </w:r>
    </w:p>
    <w:p w14:paraId="227C895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33            363.30 2012</w:t>
      </w:r>
    </w:p>
    <w:p w14:paraId="1EACFFD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34            367.98 2013</w:t>
      </w:r>
    </w:p>
    <w:p w14:paraId="6DE052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35            337.10 2014</w:t>
      </w:r>
    </w:p>
    <w:p w14:paraId="51B94A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36            264.26 2015</w:t>
      </w:r>
    </w:p>
    <w:p w14:paraId="4C67ADA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37             70.87 2016</w:t>
      </w:r>
    </w:p>
    <w:p w14:paraId="407EAD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38              0.05 2017</w:t>
      </w:r>
    </w:p>
    <w:p w14:paraId="56CEFCF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39              0.29 2020</w:t>
      </w:r>
    </w:p>
    <w:p w14:paraId="5DCA90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40             </w:t>
      </w:r>
      <w:proofErr w:type="gramStart"/>
      <w:r w:rsidRPr="009046FF">
        <w:rPr>
          <w:rFonts w:ascii="Lucida Console" w:eastAsia="Times New Roman" w:hAnsi="Lucida Console" w:cs="Courier New"/>
          <w:color w:val="000000"/>
          <w:sz w:val="20"/>
          <w:szCs w:val="20"/>
          <w:bdr w:val="none" w:sz="0" w:space="0" w:color="auto" w:frame="1"/>
        </w:rPr>
        <w:t>99.99  N</w:t>
      </w:r>
      <w:proofErr w:type="gramEnd"/>
      <w:r w:rsidRPr="009046FF">
        <w:rPr>
          <w:rFonts w:ascii="Lucida Console" w:eastAsia="Times New Roman" w:hAnsi="Lucida Console" w:cs="Courier New"/>
          <w:color w:val="000000"/>
          <w:sz w:val="20"/>
          <w:szCs w:val="20"/>
          <w:bdr w:val="none" w:sz="0" w:space="0" w:color="auto" w:frame="1"/>
        </w:rPr>
        <w:t>/A</w:t>
      </w:r>
    </w:p>
    <w:p w14:paraId="3F052F2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nintendoGlobal</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Publisher,Year</w:t>
      </w:r>
      <w:proofErr w:type="spellEnd"/>
      <w:r w:rsidRPr="009046FF">
        <w:rPr>
          <w:rFonts w:ascii="Lucida Console" w:eastAsia="Times New Roman" w:hAnsi="Lucida Console" w:cs="Courier New"/>
          <w:color w:val="0000FF"/>
          <w:sz w:val="20"/>
          <w:szCs w:val="20"/>
        </w:rPr>
        <w:t xml:space="preserve"> FROM VG WHERE Publisher = 'Nintendo' group by Year")</w:t>
      </w:r>
    </w:p>
    <w:p w14:paraId="44EE71E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nintendoGlobal</w:t>
      </w:r>
      <w:proofErr w:type="spellEnd"/>
    </w:p>
    <w:p w14:paraId="0A94DED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Global_Sales</w:t>
      </w:r>
      <w:proofErr w:type="spellEnd"/>
      <w:r w:rsidRPr="009046FF">
        <w:rPr>
          <w:rFonts w:ascii="Lucida Console" w:eastAsia="Times New Roman" w:hAnsi="Lucida Console" w:cs="Courier New"/>
          <w:color w:val="000000"/>
          <w:sz w:val="20"/>
          <w:szCs w:val="20"/>
          <w:bdr w:val="none" w:sz="0" w:space="0" w:color="auto" w:frame="1"/>
        </w:rPr>
        <w:t>) Publisher Year</w:t>
      </w:r>
    </w:p>
    <w:p w14:paraId="0C34FCB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w:t>
      </w:r>
      <w:proofErr w:type="gramStart"/>
      <w:r w:rsidRPr="009046FF">
        <w:rPr>
          <w:rFonts w:ascii="Lucida Console" w:eastAsia="Times New Roman" w:hAnsi="Lucida Console" w:cs="Courier New"/>
          <w:color w:val="000000"/>
          <w:sz w:val="20"/>
          <w:szCs w:val="20"/>
          <w:bdr w:val="none" w:sz="0" w:space="0" w:color="auto" w:frame="1"/>
        </w:rPr>
        <w:t>10.96  Nintendo</w:t>
      </w:r>
      <w:proofErr w:type="gramEnd"/>
      <w:r w:rsidRPr="009046FF">
        <w:rPr>
          <w:rFonts w:ascii="Lucida Console" w:eastAsia="Times New Roman" w:hAnsi="Lucida Console" w:cs="Courier New"/>
          <w:color w:val="000000"/>
          <w:sz w:val="20"/>
          <w:szCs w:val="20"/>
          <w:bdr w:val="none" w:sz="0" w:space="0" w:color="auto" w:frame="1"/>
        </w:rPr>
        <w:t xml:space="preserve"> 1983</w:t>
      </w:r>
    </w:p>
    <w:p w14:paraId="67CF33C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              </w:t>
      </w:r>
      <w:proofErr w:type="gramStart"/>
      <w:r w:rsidRPr="009046FF">
        <w:rPr>
          <w:rFonts w:ascii="Lucida Console" w:eastAsia="Times New Roman" w:hAnsi="Lucida Console" w:cs="Courier New"/>
          <w:color w:val="000000"/>
          <w:sz w:val="20"/>
          <w:szCs w:val="20"/>
          <w:bdr w:val="none" w:sz="0" w:space="0" w:color="auto" w:frame="1"/>
        </w:rPr>
        <w:t>45.55  Nintendo</w:t>
      </w:r>
      <w:proofErr w:type="gramEnd"/>
      <w:r w:rsidRPr="009046FF">
        <w:rPr>
          <w:rFonts w:ascii="Lucida Console" w:eastAsia="Times New Roman" w:hAnsi="Lucida Console" w:cs="Courier New"/>
          <w:color w:val="000000"/>
          <w:sz w:val="20"/>
          <w:szCs w:val="20"/>
          <w:bdr w:val="none" w:sz="0" w:space="0" w:color="auto" w:frame="1"/>
        </w:rPr>
        <w:t xml:space="preserve"> 1984</w:t>
      </w:r>
    </w:p>
    <w:p w14:paraId="1301F71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              </w:t>
      </w:r>
      <w:proofErr w:type="gramStart"/>
      <w:r w:rsidRPr="009046FF">
        <w:rPr>
          <w:rFonts w:ascii="Lucida Console" w:eastAsia="Times New Roman" w:hAnsi="Lucida Console" w:cs="Courier New"/>
          <w:color w:val="000000"/>
          <w:sz w:val="20"/>
          <w:szCs w:val="20"/>
          <w:bdr w:val="none" w:sz="0" w:space="0" w:color="auto" w:frame="1"/>
        </w:rPr>
        <w:t>49.95  Nintendo</w:t>
      </w:r>
      <w:proofErr w:type="gramEnd"/>
      <w:r w:rsidRPr="009046FF">
        <w:rPr>
          <w:rFonts w:ascii="Lucida Console" w:eastAsia="Times New Roman" w:hAnsi="Lucida Console" w:cs="Courier New"/>
          <w:color w:val="000000"/>
          <w:sz w:val="20"/>
          <w:szCs w:val="20"/>
          <w:bdr w:val="none" w:sz="0" w:space="0" w:color="auto" w:frame="1"/>
        </w:rPr>
        <w:t xml:space="preserve"> 1985</w:t>
      </w:r>
    </w:p>
    <w:p w14:paraId="4D71F89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 xml:space="preserve">4              </w:t>
      </w:r>
      <w:proofErr w:type="gramStart"/>
      <w:r w:rsidRPr="009046FF">
        <w:rPr>
          <w:rFonts w:ascii="Lucida Console" w:eastAsia="Times New Roman" w:hAnsi="Lucida Console" w:cs="Courier New"/>
          <w:color w:val="000000"/>
          <w:sz w:val="20"/>
          <w:szCs w:val="20"/>
          <w:bdr w:val="none" w:sz="0" w:space="0" w:color="auto" w:frame="1"/>
        </w:rPr>
        <w:t>16.17  Nintendo</w:t>
      </w:r>
      <w:proofErr w:type="gramEnd"/>
      <w:r w:rsidRPr="009046FF">
        <w:rPr>
          <w:rFonts w:ascii="Lucida Console" w:eastAsia="Times New Roman" w:hAnsi="Lucida Console" w:cs="Courier New"/>
          <w:color w:val="000000"/>
          <w:sz w:val="20"/>
          <w:szCs w:val="20"/>
          <w:bdr w:val="none" w:sz="0" w:space="0" w:color="auto" w:frame="1"/>
        </w:rPr>
        <w:t xml:space="preserve"> 1986</w:t>
      </w:r>
    </w:p>
    <w:p w14:paraId="285B7A2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5              </w:t>
      </w:r>
      <w:proofErr w:type="gramStart"/>
      <w:r w:rsidRPr="009046FF">
        <w:rPr>
          <w:rFonts w:ascii="Lucida Console" w:eastAsia="Times New Roman" w:hAnsi="Lucida Console" w:cs="Courier New"/>
          <w:color w:val="000000"/>
          <w:sz w:val="20"/>
          <w:szCs w:val="20"/>
          <w:bdr w:val="none" w:sz="0" w:space="0" w:color="auto" w:frame="1"/>
        </w:rPr>
        <w:t>11.95  Nintendo</w:t>
      </w:r>
      <w:proofErr w:type="gramEnd"/>
      <w:r w:rsidRPr="009046FF">
        <w:rPr>
          <w:rFonts w:ascii="Lucida Console" w:eastAsia="Times New Roman" w:hAnsi="Lucida Console" w:cs="Courier New"/>
          <w:color w:val="000000"/>
          <w:sz w:val="20"/>
          <w:szCs w:val="20"/>
          <w:bdr w:val="none" w:sz="0" w:space="0" w:color="auto" w:frame="1"/>
        </w:rPr>
        <w:t xml:space="preserve"> 1987</w:t>
      </w:r>
    </w:p>
    <w:p w14:paraId="5869D8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              </w:t>
      </w:r>
      <w:proofErr w:type="gramStart"/>
      <w:r w:rsidRPr="009046FF">
        <w:rPr>
          <w:rFonts w:ascii="Lucida Console" w:eastAsia="Times New Roman" w:hAnsi="Lucida Console" w:cs="Courier New"/>
          <w:color w:val="000000"/>
          <w:sz w:val="20"/>
          <w:szCs w:val="20"/>
          <w:bdr w:val="none" w:sz="0" w:space="0" w:color="auto" w:frame="1"/>
        </w:rPr>
        <w:t>36.44  Nintendo</w:t>
      </w:r>
      <w:proofErr w:type="gramEnd"/>
      <w:r w:rsidRPr="009046FF">
        <w:rPr>
          <w:rFonts w:ascii="Lucida Console" w:eastAsia="Times New Roman" w:hAnsi="Lucida Console" w:cs="Courier New"/>
          <w:color w:val="000000"/>
          <w:sz w:val="20"/>
          <w:szCs w:val="20"/>
          <w:bdr w:val="none" w:sz="0" w:space="0" w:color="auto" w:frame="1"/>
        </w:rPr>
        <w:t xml:space="preserve"> 1988</w:t>
      </w:r>
    </w:p>
    <w:p w14:paraId="6FB0DC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              </w:t>
      </w:r>
      <w:proofErr w:type="gramStart"/>
      <w:r w:rsidRPr="009046FF">
        <w:rPr>
          <w:rFonts w:ascii="Lucida Console" w:eastAsia="Times New Roman" w:hAnsi="Lucida Console" w:cs="Courier New"/>
          <w:color w:val="000000"/>
          <w:sz w:val="20"/>
          <w:szCs w:val="20"/>
          <w:bdr w:val="none" w:sz="0" w:space="0" w:color="auto" w:frame="1"/>
        </w:rPr>
        <w:t>63.87  Nintendo</w:t>
      </w:r>
      <w:proofErr w:type="gramEnd"/>
      <w:r w:rsidRPr="009046FF">
        <w:rPr>
          <w:rFonts w:ascii="Lucida Console" w:eastAsia="Times New Roman" w:hAnsi="Lucida Console" w:cs="Courier New"/>
          <w:color w:val="000000"/>
          <w:sz w:val="20"/>
          <w:szCs w:val="20"/>
          <w:bdr w:val="none" w:sz="0" w:space="0" w:color="auto" w:frame="1"/>
        </w:rPr>
        <w:t xml:space="preserve"> 1989</w:t>
      </w:r>
    </w:p>
    <w:p w14:paraId="6F16EB6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              </w:t>
      </w:r>
      <w:proofErr w:type="gramStart"/>
      <w:r w:rsidRPr="009046FF">
        <w:rPr>
          <w:rFonts w:ascii="Lucida Console" w:eastAsia="Times New Roman" w:hAnsi="Lucida Console" w:cs="Courier New"/>
          <w:color w:val="000000"/>
          <w:sz w:val="20"/>
          <w:szCs w:val="20"/>
          <w:bdr w:val="none" w:sz="0" w:space="0" w:color="auto" w:frame="1"/>
        </w:rPr>
        <w:t>35.47  Nintendo</w:t>
      </w:r>
      <w:proofErr w:type="gramEnd"/>
      <w:r w:rsidRPr="009046FF">
        <w:rPr>
          <w:rFonts w:ascii="Lucida Console" w:eastAsia="Times New Roman" w:hAnsi="Lucida Console" w:cs="Courier New"/>
          <w:color w:val="000000"/>
          <w:sz w:val="20"/>
          <w:szCs w:val="20"/>
          <w:bdr w:val="none" w:sz="0" w:space="0" w:color="auto" w:frame="1"/>
        </w:rPr>
        <w:t xml:space="preserve"> 1990</w:t>
      </w:r>
    </w:p>
    <w:p w14:paraId="5D526AE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              </w:t>
      </w:r>
      <w:proofErr w:type="gramStart"/>
      <w:r w:rsidRPr="009046FF">
        <w:rPr>
          <w:rFonts w:ascii="Lucida Console" w:eastAsia="Times New Roman" w:hAnsi="Lucida Console" w:cs="Courier New"/>
          <w:color w:val="000000"/>
          <w:sz w:val="20"/>
          <w:szCs w:val="20"/>
          <w:bdr w:val="none" w:sz="0" w:space="0" w:color="auto" w:frame="1"/>
        </w:rPr>
        <w:t>15.97  Nintendo</w:t>
      </w:r>
      <w:proofErr w:type="gramEnd"/>
      <w:r w:rsidRPr="009046FF">
        <w:rPr>
          <w:rFonts w:ascii="Lucida Console" w:eastAsia="Times New Roman" w:hAnsi="Lucida Console" w:cs="Courier New"/>
          <w:color w:val="000000"/>
          <w:sz w:val="20"/>
          <w:szCs w:val="20"/>
          <w:bdr w:val="none" w:sz="0" w:space="0" w:color="auto" w:frame="1"/>
        </w:rPr>
        <w:t xml:space="preserve"> 1991</w:t>
      </w:r>
    </w:p>
    <w:p w14:paraId="3DDCADB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             </w:t>
      </w:r>
      <w:proofErr w:type="gramStart"/>
      <w:r w:rsidRPr="009046FF">
        <w:rPr>
          <w:rFonts w:ascii="Lucida Console" w:eastAsia="Times New Roman" w:hAnsi="Lucida Console" w:cs="Courier New"/>
          <w:color w:val="000000"/>
          <w:sz w:val="20"/>
          <w:szCs w:val="20"/>
          <w:bdr w:val="none" w:sz="0" w:space="0" w:color="auto" w:frame="1"/>
        </w:rPr>
        <w:t>38.13  Nintendo</w:t>
      </w:r>
      <w:proofErr w:type="gramEnd"/>
      <w:r w:rsidRPr="009046FF">
        <w:rPr>
          <w:rFonts w:ascii="Lucida Console" w:eastAsia="Times New Roman" w:hAnsi="Lucida Console" w:cs="Courier New"/>
          <w:color w:val="000000"/>
          <w:sz w:val="20"/>
          <w:szCs w:val="20"/>
          <w:bdr w:val="none" w:sz="0" w:space="0" w:color="auto" w:frame="1"/>
        </w:rPr>
        <w:t xml:space="preserve"> 1992</w:t>
      </w:r>
    </w:p>
    <w:p w14:paraId="5601E28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             </w:t>
      </w:r>
      <w:proofErr w:type="gramStart"/>
      <w:r w:rsidRPr="009046FF">
        <w:rPr>
          <w:rFonts w:ascii="Lucida Console" w:eastAsia="Times New Roman" w:hAnsi="Lucida Console" w:cs="Courier New"/>
          <w:color w:val="000000"/>
          <w:sz w:val="20"/>
          <w:szCs w:val="20"/>
          <w:bdr w:val="none" w:sz="0" w:space="0" w:color="auto" w:frame="1"/>
        </w:rPr>
        <w:t>20.04  Nintendo</w:t>
      </w:r>
      <w:proofErr w:type="gramEnd"/>
      <w:r w:rsidRPr="009046FF">
        <w:rPr>
          <w:rFonts w:ascii="Lucida Console" w:eastAsia="Times New Roman" w:hAnsi="Lucida Console" w:cs="Courier New"/>
          <w:color w:val="000000"/>
          <w:sz w:val="20"/>
          <w:szCs w:val="20"/>
          <w:bdr w:val="none" w:sz="0" w:space="0" w:color="auto" w:frame="1"/>
        </w:rPr>
        <w:t xml:space="preserve"> 1993</w:t>
      </w:r>
    </w:p>
    <w:p w14:paraId="215B6D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             </w:t>
      </w:r>
      <w:proofErr w:type="gramStart"/>
      <w:r w:rsidRPr="009046FF">
        <w:rPr>
          <w:rFonts w:ascii="Lucida Console" w:eastAsia="Times New Roman" w:hAnsi="Lucida Console" w:cs="Courier New"/>
          <w:color w:val="000000"/>
          <w:sz w:val="20"/>
          <w:szCs w:val="20"/>
          <w:bdr w:val="none" w:sz="0" w:space="0" w:color="auto" w:frame="1"/>
        </w:rPr>
        <w:t>25.00  Nintendo</w:t>
      </w:r>
      <w:proofErr w:type="gramEnd"/>
      <w:r w:rsidRPr="009046FF">
        <w:rPr>
          <w:rFonts w:ascii="Lucida Console" w:eastAsia="Times New Roman" w:hAnsi="Lucida Console" w:cs="Courier New"/>
          <w:color w:val="000000"/>
          <w:sz w:val="20"/>
          <w:szCs w:val="20"/>
          <w:bdr w:val="none" w:sz="0" w:space="0" w:color="auto" w:frame="1"/>
        </w:rPr>
        <w:t xml:space="preserve"> 1994</w:t>
      </w:r>
    </w:p>
    <w:p w14:paraId="4B87336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             </w:t>
      </w:r>
      <w:proofErr w:type="gramStart"/>
      <w:r w:rsidRPr="009046FF">
        <w:rPr>
          <w:rFonts w:ascii="Lucida Console" w:eastAsia="Times New Roman" w:hAnsi="Lucida Console" w:cs="Courier New"/>
          <w:color w:val="000000"/>
          <w:sz w:val="20"/>
          <w:szCs w:val="20"/>
          <w:bdr w:val="none" w:sz="0" w:space="0" w:color="auto" w:frame="1"/>
        </w:rPr>
        <w:t>16.71  Nintendo</w:t>
      </w:r>
      <w:proofErr w:type="gramEnd"/>
      <w:r w:rsidRPr="009046FF">
        <w:rPr>
          <w:rFonts w:ascii="Lucida Console" w:eastAsia="Times New Roman" w:hAnsi="Lucida Console" w:cs="Courier New"/>
          <w:color w:val="000000"/>
          <w:sz w:val="20"/>
          <w:szCs w:val="20"/>
          <w:bdr w:val="none" w:sz="0" w:space="0" w:color="auto" w:frame="1"/>
        </w:rPr>
        <w:t xml:space="preserve"> 1995</w:t>
      </w:r>
    </w:p>
    <w:p w14:paraId="1CCD086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             </w:t>
      </w:r>
      <w:proofErr w:type="gramStart"/>
      <w:r w:rsidRPr="009046FF">
        <w:rPr>
          <w:rFonts w:ascii="Lucida Console" w:eastAsia="Times New Roman" w:hAnsi="Lucida Console" w:cs="Courier New"/>
          <w:color w:val="000000"/>
          <w:sz w:val="20"/>
          <w:szCs w:val="20"/>
          <w:bdr w:val="none" w:sz="0" w:space="0" w:color="auto" w:frame="1"/>
        </w:rPr>
        <w:t>73.69  Nintendo</w:t>
      </w:r>
      <w:proofErr w:type="gramEnd"/>
      <w:r w:rsidRPr="009046FF">
        <w:rPr>
          <w:rFonts w:ascii="Lucida Console" w:eastAsia="Times New Roman" w:hAnsi="Lucida Console" w:cs="Courier New"/>
          <w:color w:val="000000"/>
          <w:sz w:val="20"/>
          <w:szCs w:val="20"/>
          <w:bdr w:val="none" w:sz="0" w:space="0" w:color="auto" w:frame="1"/>
        </w:rPr>
        <w:t xml:space="preserve"> 1996</w:t>
      </w:r>
    </w:p>
    <w:p w14:paraId="00C86AE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             </w:t>
      </w:r>
      <w:proofErr w:type="gramStart"/>
      <w:r w:rsidRPr="009046FF">
        <w:rPr>
          <w:rFonts w:ascii="Lucida Console" w:eastAsia="Times New Roman" w:hAnsi="Lucida Console" w:cs="Courier New"/>
          <w:color w:val="000000"/>
          <w:sz w:val="20"/>
          <w:szCs w:val="20"/>
          <w:bdr w:val="none" w:sz="0" w:space="0" w:color="auto" w:frame="1"/>
        </w:rPr>
        <w:t>25.82  Nintendo</w:t>
      </w:r>
      <w:proofErr w:type="gramEnd"/>
      <w:r w:rsidRPr="009046FF">
        <w:rPr>
          <w:rFonts w:ascii="Lucida Console" w:eastAsia="Times New Roman" w:hAnsi="Lucida Console" w:cs="Courier New"/>
          <w:color w:val="000000"/>
          <w:sz w:val="20"/>
          <w:szCs w:val="20"/>
          <w:bdr w:val="none" w:sz="0" w:space="0" w:color="auto" w:frame="1"/>
        </w:rPr>
        <w:t xml:space="preserve"> 1997</w:t>
      </w:r>
    </w:p>
    <w:p w14:paraId="23B8FF3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             </w:t>
      </w:r>
      <w:proofErr w:type="gramStart"/>
      <w:r w:rsidRPr="009046FF">
        <w:rPr>
          <w:rFonts w:ascii="Lucida Console" w:eastAsia="Times New Roman" w:hAnsi="Lucida Console" w:cs="Courier New"/>
          <w:color w:val="000000"/>
          <w:sz w:val="20"/>
          <w:szCs w:val="20"/>
          <w:bdr w:val="none" w:sz="0" w:space="0" w:color="auto" w:frame="1"/>
        </w:rPr>
        <w:t>48.40  Nintendo</w:t>
      </w:r>
      <w:proofErr w:type="gramEnd"/>
      <w:r w:rsidRPr="009046FF">
        <w:rPr>
          <w:rFonts w:ascii="Lucida Console" w:eastAsia="Times New Roman" w:hAnsi="Lucida Console" w:cs="Courier New"/>
          <w:color w:val="000000"/>
          <w:sz w:val="20"/>
          <w:szCs w:val="20"/>
          <w:bdr w:val="none" w:sz="0" w:space="0" w:color="auto" w:frame="1"/>
        </w:rPr>
        <w:t xml:space="preserve"> 1998</w:t>
      </w:r>
    </w:p>
    <w:p w14:paraId="0B23099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             </w:t>
      </w:r>
      <w:proofErr w:type="gramStart"/>
      <w:r w:rsidRPr="009046FF">
        <w:rPr>
          <w:rFonts w:ascii="Lucida Console" w:eastAsia="Times New Roman" w:hAnsi="Lucida Console" w:cs="Courier New"/>
          <w:color w:val="000000"/>
          <w:sz w:val="20"/>
          <w:szCs w:val="20"/>
          <w:bdr w:val="none" w:sz="0" w:space="0" w:color="auto" w:frame="1"/>
        </w:rPr>
        <w:t>65.31  Nintendo</w:t>
      </w:r>
      <w:proofErr w:type="gramEnd"/>
      <w:r w:rsidRPr="009046FF">
        <w:rPr>
          <w:rFonts w:ascii="Lucida Console" w:eastAsia="Times New Roman" w:hAnsi="Lucida Console" w:cs="Courier New"/>
          <w:color w:val="000000"/>
          <w:sz w:val="20"/>
          <w:szCs w:val="20"/>
          <w:bdr w:val="none" w:sz="0" w:space="0" w:color="auto" w:frame="1"/>
        </w:rPr>
        <w:t xml:space="preserve"> 1999</w:t>
      </w:r>
    </w:p>
    <w:p w14:paraId="5A34B95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             </w:t>
      </w:r>
      <w:proofErr w:type="gramStart"/>
      <w:r w:rsidRPr="009046FF">
        <w:rPr>
          <w:rFonts w:ascii="Lucida Console" w:eastAsia="Times New Roman" w:hAnsi="Lucida Console" w:cs="Courier New"/>
          <w:color w:val="000000"/>
          <w:sz w:val="20"/>
          <w:szCs w:val="20"/>
          <w:bdr w:val="none" w:sz="0" w:space="0" w:color="auto" w:frame="1"/>
        </w:rPr>
        <w:t>34.02  Nintendo</w:t>
      </w:r>
      <w:proofErr w:type="gramEnd"/>
      <w:r w:rsidRPr="009046FF">
        <w:rPr>
          <w:rFonts w:ascii="Lucida Console" w:eastAsia="Times New Roman" w:hAnsi="Lucida Console" w:cs="Courier New"/>
          <w:color w:val="000000"/>
          <w:sz w:val="20"/>
          <w:szCs w:val="20"/>
          <w:bdr w:val="none" w:sz="0" w:space="0" w:color="auto" w:frame="1"/>
        </w:rPr>
        <w:t xml:space="preserve"> 2000</w:t>
      </w:r>
    </w:p>
    <w:p w14:paraId="33B6427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             </w:t>
      </w:r>
      <w:proofErr w:type="gramStart"/>
      <w:r w:rsidRPr="009046FF">
        <w:rPr>
          <w:rFonts w:ascii="Lucida Console" w:eastAsia="Times New Roman" w:hAnsi="Lucida Console" w:cs="Courier New"/>
          <w:color w:val="000000"/>
          <w:sz w:val="20"/>
          <w:szCs w:val="20"/>
          <w:bdr w:val="none" w:sz="0" w:space="0" w:color="auto" w:frame="1"/>
        </w:rPr>
        <w:t>45.41  Nintendo</w:t>
      </w:r>
      <w:proofErr w:type="gramEnd"/>
      <w:r w:rsidRPr="009046FF">
        <w:rPr>
          <w:rFonts w:ascii="Lucida Console" w:eastAsia="Times New Roman" w:hAnsi="Lucida Console" w:cs="Courier New"/>
          <w:color w:val="000000"/>
          <w:sz w:val="20"/>
          <w:szCs w:val="20"/>
          <w:bdr w:val="none" w:sz="0" w:space="0" w:color="auto" w:frame="1"/>
        </w:rPr>
        <w:t xml:space="preserve"> 2001</w:t>
      </w:r>
    </w:p>
    <w:p w14:paraId="7221805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20             </w:t>
      </w:r>
      <w:proofErr w:type="gramStart"/>
      <w:r w:rsidRPr="009046FF">
        <w:rPr>
          <w:rFonts w:ascii="Lucida Console" w:eastAsia="Times New Roman" w:hAnsi="Lucida Console" w:cs="Courier New"/>
          <w:color w:val="000000"/>
          <w:sz w:val="20"/>
          <w:szCs w:val="20"/>
          <w:bdr w:val="none" w:sz="0" w:space="0" w:color="auto" w:frame="1"/>
        </w:rPr>
        <w:t>48.32  Nintendo</w:t>
      </w:r>
      <w:proofErr w:type="gramEnd"/>
      <w:r w:rsidRPr="009046FF">
        <w:rPr>
          <w:rFonts w:ascii="Lucida Console" w:eastAsia="Times New Roman" w:hAnsi="Lucida Console" w:cs="Courier New"/>
          <w:color w:val="000000"/>
          <w:sz w:val="20"/>
          <w:szCs w:val="20"/>
          <w:bdr w:val="none" w:sz="0" w:space="0" w:color="auto" w:frame="1"/>
        </w:rPr>
        <w:t xml:space="preserve"> 2002</w:t>
      </w:r>
    </w:p>
    <w:p w14:paraId="0A4555A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             </w:t>
      </w:r>
      <w:proofErr w:type="gramStart"/>
      <w:r w:rsidRPr="009046FF">
        <w:rPr>
          <w:rFonts w:ascii="Lucida Console" w:eastAsia="Times New Roman" w:hAnsi="Lucida Console" w:cs="Courier New"/>
          <w:color w:val="000000"/>
          <w:sz w:val="20"/>
          <w:szCs w:val="20"/>
          <w:bdr w:val="none" w:sz="0" w:space="0" w:color="auto" w:frame="1"/>
        </w:rPr>
        <w:t>38.17  Nintendo</w:t>
      </w:r>
      <w:proofErr w:type="gramEnd"/>
      <w:r w:rsidRPr="009046FF">
        <w:rPr>
          <w:rFonts w:ascii="Lucida Console" w:eastAsia="Times New Roman" w:hAnsi="Lucida Console" w:cs="Courier New"/>
          <w:color w:val="000000"/>
          <w:sz w:val="20"/>
          <w:szCs w:val="20"/>
          <w:bdr w:val="none" w:sz="0" w:space="0" w:color="auto" w:frame="1"/>
        </w:rPr>
        <w:t xml:space="preserve"> 2003</w:t>
      </w:r>
    </w:p>
    <w:p w14:paraId="20F3F5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             </w:t>
      </w:r>
      <w:proofErr w:type="gramStart"/>
      <w:r w:rsidRPr="009046FF">
        <w:rPr>
          <w:rFonts w:ascii="Lucida Console" w:eastAsia="Times New Roman" w:hAnsi="Lucida Console" w:cs="Courier New"/>
          <w:color w:val="000000"/>
          <w:sz w:val="20"/>
          <w:szCs w:val="20"/>
          <w:bdr w:val="none" w:sz="0" w:space="0" w:color="auto" w:frame="1"/>
        </w:rPr>
        <w:t>60.66  Nintendo</w:t>
      </w:r>
      <w:proofErr w:type="gramEnd"/>
      <w:r w:rsidRPr="009046FF">
        <w:rPr>
          <w:rFonts w:ascii="Lucida Console" w:eastAsia="Times New Roman" w:hAnsi="Lucida Console" w:cs="Courier New"/>
          <w:color w:val="000000"/>
          <w:sz w:val="20"/>
          <w:szCs w:val="20"/>
          <w:bdr w:val="none" w:sz="0" w:space="0" w:color="auto" w:frame="1"/>
        </w:rPr>
        <w:t xml:space="preserve"> 2004</w:t>
      </w:r>
    </w:p>
    <w:p w14:paraId="4A2F8F5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            </w:t>
      </w:r>
      <w:proofErr w:type="gramStart"/>
      <w:r w:rsidRPr="009046FF">
        <w:rPr>
          <w:rFonts w:ascii="Lucida Console" w:eastAsia="Times New Roman" w:hAnsi="Lucida Console" w:cs="Courier New"/>
          <w:color w:val="000000"/>
          <w:sz w:val="20"/>
          <w:szCs w:val="20"/>
          <w:bdr w:val="none" w:sz="0" w:space="0" w:color="auto" w:frame="1"/>
        </w:rPr>
        <w:t>127.37  Nintendo</w:t>
      </w:r>
      <w:proofErr w:type="gramEnd"/>
      <w:r w:rsidRPr="009046FF">
        <w:rPr>
          <w:rFonts w:ascii="Lucida Console" w:eastAsia="Times New Roman" w:hAnsi="Lucida Console" w:cs="Courier New"/>
          <w:color w:val="000000"/>
          <w:sz w:val="20"/>
          <w:szCs w:val="20"/>
          <w:bdr w:val="none" w:sz="0" w:space="0" w:color="auto" w:frame="1"/>
        </w:rPr>
        <w:t xml:space="preserve"> 2005</w:t>
      </w:r>
    </w:p>
    <w:p w14:paraId="1D9C016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24            </w:t>
      </w:r>
      <w:proofErr w:type="gramStart"/>
      <w:r w:rsidRPr="009046FF">
        <w:rPr>
          <w:rFonts w:ascii="Lucida Console" w:eastAsia="Times New Roman" w:hAnsi="Lucida Console" w:cs="Courier New"/>
          <w:color w:val="000000"/>
          <w:sz w:val="20"/>
          <w:szCs w:val="20"/>
          <w:bdr w:val="none" w:sz="0" w:space="0" w:color="auto" w:frame="1"/>
        </w:rPr>
        <w:t>122.86  Nintendo</w:t>
      </w:r>
      <w:proofErr w:type="gramEnd"/>
      <w:r w:rsidRPr="009046FF">
        <w:rPr>
          <w:rFonts w:ascii="Lucida Console" w:eastAsia="Times New Roman" w:hAnsi="Lucida Console" w:cs="Courier New"/>
          <w:color w:val="000000"/>
          <w:sz w:val="20"/>
          <w:szCs w:val="20"/>
          <w:bdr w:val="none" w:sz="0" w:space="0" w:color="auto" w:frame="1"/>
        </w:rPr>
        <w:t xml:space="preserve"> 2006</w:t>
      </w:r>
    </w:p>
    <w:p w14:paraId="04EEE1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            </w:t>
      </w:r>
      <w:proofErr w:type="gramStart"/>
      <w:r w:rsidRPr="009046FF">
        <w:rPr>
          <w:rFonts w:ascii="Lucida Console" w:eastAsia="Times New Roman" w:hAnsi="Lucida Console" w:cs="Courier New"/>
          <w:color w:val="000000"/>
          <w:sz w:val="20"/>
          <w:szCs w:val="20"/>
          <w:bdr w:val="none" w:sz="0" w:space="0" w:color="auto" w:frame="1"/>
        </w:rPr>
        <w:t>104.16  Nintendo</w:t>
      </w:r>
      <w:proofErr w:type="gramEnd"/>
      <w:r w:rsidRPr="009046FF">
        <w:rPr>
          <w:rFonts w:ascii="Lucida Console" w:eastAsia="Times New Roman" w:hAnsi="Lucida Console" w:cs="Courier New"/>
          <w:color w:val="000000"/>
          <w:sz w:val="20"/>
          <w:szCs w:val="20"/>
          <w:bdr w:val="none" w:sz="0" w:space="0" w:color="auto" w:frame="1"/>
        </w:rPr>
        <w:t xml:space="preserve"> 2007</w:t>
      </w:r>
    </w:p>
    <w:p w14:paraId="5B3D7E2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             </w:t>
      </w:r>
      <w:proofErr w:type="gramStart"/>
      <w:r w:rsidRPr="009046FF">
        <w:rPr>
          <w:rFonts w:ascii="Lucida Console" w:eastAsia="Times New Roman" w:hAnsi="Lucida Console" w:cs="Courier New"/>
          <w:color w:val="000000"/>
          <w:sz w:val="20"/>
          <w:szCs w:val="20"/>
          <w:bdr w:val="none" w:sz="0" w:space="0" w:color="auto" w:frame="1"/>
        </w:rPr>
        <w:t>91.14  Nintendo</w:t>
      </w:r>
      <w:proofErr w:type="gramEnd"/>
      <w:r w:rsidRPr="009046FF">
        <w:rPr>
          <w:rFonts w:ascii="Lucida Console" w:eastAsia="Times New Roman" w:hAnsi="Lucida Console" w:cs="Courier New"/>
          <w:color w:val="000000"/>
          <w:sz w:val="20"/>
          <w:szCs w:val="20"/>
          <w:bdr w:val="none" w:sz="0" w:space="0" w:color="auto" w:frame="1"/>
        </w:rPr>
        <w:t xml:space="preserve"> 2008</w:t>
      </w:r>
    </w:p>
    <w:p w14:paraId="611C84D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            </w:t>
      </w:r>
      <w:proofErr w:type="gramStart"/>
      <w:r w:rsidRPr="009046FF">
        <w:rPr>
          <w:rFonts w:ascii="Lucida Console" w:eastAsia="Times New Roman" w:hAnsi="Lucida Console" w:cs="Courier New"/>
          <w:color w:val="000000"/>
          <w:sz w:val="20"/>
          <w:szCs w:val="20"/>
          <w:bdr w:val="none" w:sz="0" w:space="0" w:color="auto" w:frame="1"/>
        </w:rPr>
        <w:t>128.86  Nintendo</w:t>
      </w:r>
      <w:proofErr w:type="gramEnd"/>
      <w:r w:rsidRPr="009046FF">
        <w:rPr>
          <w:rFonts w:ascii="Lucida Console" w:eastAsia="Times New Roman" w:hAnsi="Lucida Console" w:cs="Courier New"/>
          <w:color w:val="000000"/>
          <w:sz w:val="20"/>
          <w:szCs w:val="20"/>
          <w:bdr w:val="none" w:sz="0" w:space="0" w:color="auto" w:frame="1"/>
        </w:rPr>
        <w:t xml:space="preserve"> 2009</w:t>
      </w:r>
    </w:p>
    <w:p w14:paraId="1E21FA1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             </w:t>
      </w:r>
      <w:proofErr w:type="gramStart"/>
      <w:r w:rsidRPr="009046FF">
        <w:rPr>
          <w:rFonts w:ascii="Lucida Console" w:eastAsia="Times New Roman" w:hAnsi="Lucida Console" w:cs="Courier New"/>
          <w:color w:val="000000"/>
          <w:sz w:val="20"/>
          <w:szCs w:val="20"/>
          <w:bdr w:val="none" w:sz="0" w:space="0" w:color="auto" w:frame="1"/>
        </w:rPr>
        <w:t>61.07  Nintendo</w:t>
      </w:r>
      <w:proofErr w:type="gramEnd"/>
      <w:r w:rsidRPr="009046FF">
        <w:rPr>
          <w:rFonts w:ascii="Lucida Console" w:eastAsia="Times New Roman" w:hAnsi="Lucida Console" w:cs="Courier New"/>
          <w:color w:val="000000"/>
          <w:sz w:val="20"/>
          <w:szCs w:val="20"/>
          <w:bdr w:val="none" w:sz="0" w:space="0" w:color="auto" w:frame="1"/>
        </w:rPr>
        <w:t xml:space="preserve"> 2010</w:t>
      </w:r>
    </w:p>
    <w:p w14:paraId="1883013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             </w:t>
      </w:r>
      <w:proofErr w:type="gramStart"/>
      <w:r w:rsidRPr="009046FF">
        <w:rPr>
          <w:rFonts w:ascii="Lucida Console" w:eastAsia="Times New Roman" w:hAnsi="Lucida Console" w:cs="Courier New"/>
          <w:color w:val="000000"/>
          <w:sz w:val="20"/>
          <w:szCs w:val="20"/>
          <w:bdr w:val="none" w:sz="0" w:space="0" w:color="auto" w:frame="1"/>
        </w:rPr>
        <w:t>51.53  Nintendo</w:t>
      </w:r>
      <w:proofErr w:type="gramEnd"/>
      <w:r w:rsidRPr="009046FF">
        <w:rPr>
          <w:rFonts w:ascii="Lucida Console" w:eastAsia="Times New Roman" w:hAnsi="Lucida Console" w:cs="Courier New"/>
          <w:color w:val="000000"/>
          <w:sz w:val="20"/>
          <w:szCs w:val="20"/>
          <w:bdr w:val="none" w:sz="0" w:space="0" w:color="auto" w:frame="1"/>
        </w:rPr>
        <w:t xml:space="preserve"> 2011</w:t>
      </w:r>
    </w:p>
    <w:p w14:paraId="74D381A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             </w:t>
      </w:r>
      <w:proofErr w:type="gramStart"/>
      <w:r w:rsidRPr="009046FF">
        <w:rPr>
          <w:rFonts w:ascii="Lucida Console" w:eastAsia="Times New Roman" w:hAnsi="Lucida Console" w:cs="Courier New"/>
          <w:color w:val="000000"/>
          <w:sz w:val="20"/>
          <w:szCs w:val="20"/>
          <w:bdr w:val="none" w:sz="0" w:space="0" w:color="auto" w:frame="1"/>
        </w:rPr>
        <w:t>56.50  Nintendo</w:t>
      </w:r>
      <w:proofErr w:type="gramEnd"/>
      <w:r w:rsidRPr="009046FF">
        <w:rPr>
          <w:rFonts w:ascii="Lucida Console" w:eastAsia="Times New Roman" w:hAnsi="Lucida Console" w:cs="Courier New"/>
          <w:color w:val="000000"/>
          <w:sz w:val="20"/>
          <w:szCs w:val="20"/>
          <w:bdr w:val="none" w:sz="0" w:space="0" w:color="auto" w:frame="1"/>
        </w:rPr>
        <w:t xml:space="preserve"> 2012</w:t>
      </w:r>
    </w:p>
    <w:p w14:paraId="71221DF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             </w:t>
      </w:r>
      <w:proofErr w:type="gramStart"/>
      <w:r w:rsidRPr="009046FF">
        <w:rPr>
          <w:rFonts w:ascii="Lucida Console" w:eastAsia="Times New Roman" w:hAnsi="Lucida Console" w:cs="Courier New"/>
          <w:color w:val="000000"/>
          <w:sz w:val="20"/>
          <w:szCs w:val="20"/>
          <w:bdr w:val="none" w:sz="0" w:space="0" w:color="auto" w:frame="1"/>
        </w:rPr>
        <w:t>52.78  Nintendo</w:t>
      </w:r>
      <w:proofErr w:type="gramEnd"/>
      <w:r w:rsidRPr="009046FF">
        <w:rPr>
          <w:rFonts w:ascii="Lucida Console" w:eastAsia="Times New Roman" w:hAnsi="Lucida Console" w:cs="Courier New"/>
          <w:color w:val="000000"/>
          <w:sz w:val="20"/>
          <w:szCs w:val="20"/>
          <w:bdr w:val="none" w:sz="0" w:space="0" w:color="auto" w:frame="1"/>
        </w:rPr>
        <w:t xml:space="preserve"> 2013</w:t>
      </w:r>
    </w:p>
    <w:p w14:paraId="44E36F9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             </w:t>
      </w:r>
      <w:proofErr w:type="gramStart"/>
      <w:r w:rsidRPr="009046FF">
        <w:rPr>
          <w:rFonts w:ascii="Lucida Console" w:eastAsia="Times New Roman" w:hAnsi="Lucida Console" w:cs="Courier New"/>
          <w:color w:val="000000"/>
          <w:sz w:val="20"/>
          <w:szCs w:val="20"/>
          <w:bdr w:val="none" w:sz="0" w:space="0" w:color="auto" w:frame="1"/>
        </w:rPr>
        <w:t>48.67  Nintendo</w:t>
      </w:r>
      <w:proofErr w:type="gramEnd"/>
      <w:r w:rsidRPr="009046FF">
        <w:rPr>
          <w:rFonts w:ascii="Lucida Console" w:eastAsia="Times New Roman" w:hAnsi="Lucida Console" w:cs="Courier New"/>
          <w:color w:val="000000"/>
          <w:sz w:val="20"/>
          <w:szCs w:val="20"/>
          <w:bdr w:val="none" w:sz="0" w:space="0" w:color="auto" w:frame="1"/>
        </w:rPr>
        <w:t xml:space="preserve"> 2014</w:t>
      </w:r>
    </w:p>
    <w:p w14:paraId="643D6B0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             </w:t>
      </w:r>
      <w:proofErr w:type="gramStart"/>
      <w:r w:rsidRPr="009046FF">
        <w:rPr>
          <w:rFonts w:ascii="Lucida Console" w:eastAsia="Times New Roman" w:hAnsi="Lucida Console" w:cs="Courier New"/>
          <w:color w:val="000000"/>
          <w:sz w:val="20"/>
          <w:szCs w:val="20"/>
          <w:bdr w:val="none" w:sz="0" w:space="0" w:color="auto" w:frame="1"/>
        </w:rPr>
        <w:t>27.08  Nintendo</w:t>
      </w:r>
      <w:proofErr w:type="gramEnd"/>
      <w:r w:rsidRPr="009046FF">
        <w:rPr>
          <w:rFonts w:ascii="Lucida Console" w:eastAsia="Times New Roman" w:hAnsi="Lucida Console" w:cs="Courier New"/>
          <w:color w:val="000000"/>
          <w:sz w:val="20"/>
          <w:szCs w:val="20"/>
          <w:bdr w:val="none" w:sz="0" w:space="0" w:color="auto" w:frame="1"/>
        </w:rPr>
        <w:t xml:space="preserve"> 2015</w:t>
      </w:r>
    </w:p>
    <w:p w14:paraId="234067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34              </w:t>
      </w:r>
      <w:proofErr w:type="gramStart"/>
      <w:r w:rsidRPr="009046FF">
        <w:rPr>
          <w:rFonts w:ascii="Lucida Console" w:eastAsia="Times New Roman" w:hAnsi="Lucida Console" w:cs="Courier New"/>
          <w:color w:val="000000"/>
          <w:sz w:val="20"/>
          <w:szCs w:val="20"/>
          <w:bdr w:val="none" w:sz="0" w:space="0" w:color="auto" w:frame="1"/>
        </w:rPr>
        <w:t>3.46  Nintendo</w:t>
      </w:r>
      <w:proofErr w:type="gramEnd"/>
      <w:r w:rsidRPr="009046FF">
        <w:rPr>
          <w:rFonts w:ascii="Lucida Console" w:eastAsia="Times New Roman" w:hAnsi="Lucida Console" w:cs="Courier New"/>
          <w:color w:val="000000"/>
          <w:sz w:val="20"/>
          <w:szCs w:val="20"/>
          <w:bdr w:val="none" w:sz="0" w:space="0" w:color="auto" w:frame="1"/>
        </w:rPr>
        <w:t xml:space="preserve"> 2016</w:t>
      </w:r>
    </w:p>
    <w:p w14:paraId="78D91A0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35              </w:t>
      </w:r>
      <w:proofErr w:type="gramStart"/>
      <w:r w:rsidRPr="009046FF">
        <w:rPr>
          <w:rFonts w:ascii="Lucida Console" w:eastAsia="Times New Roman" w:hAnsi="Lucida Console" w:cs="Courier New"/>
          <w:color w:val="000000"/>
          <w:sz w:val="20"/>
          <w:szCs w:val="20"/>
          <w:bdr w:val="none" w:sz="0" w:space="0" w:color="auto" w:frame="1"/>
        </w:rPr>
        <w:t>2.13  Nintendo</w:t>
      </w:r>
      <w:proofErr w:type="gramEnd"/>
      <w:r w:rsidRPr="009046FF">
        <w:rPr>
          <w:rFonts w:ascii="Lucida Console" w:eastAsia="Times New Roman" w:hAnsi="Lucida Console" w:cs="Courier New"/>
          <w:color w:val="000000"/>
          <w:sz w:val="20"/>
          <w:szCs w:val="20"/>
          <w:bdr w:val="none" w:sz="0" w:space="0" w:color="auto" w:frame="1"/>
        </w:rPr>
        <w:t xml:space="preserve">  N/A</w:t>
      </w:r>
    </w:p>
    <w:p w14:paraId="3BC839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nintendoNA</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NA_Sales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Publisher,Year</w:t>
      </w:r>
      <w:proofErr w:type="spellEnd"/>
      <w:r w:rsidRPr="009046FF">
        <w:rPr>
          <w:rFonts w:ascii="Lucida Console" w:eastAsia="Times New Roman" w:hAnsi="Lucida Console" w:cs="Courier New"/>
          <w:color w:val="0000FF"/>
          <w:sz w:val="20"/>
          <w:szCs w:val="20"/>
        </w:rPr>
        <w:t xml:space="preserve"> FROM VG WHERE Publisher = 'Nintendo' group by Year")</w:t>
      </w:r>
    </w:p>
    <w:p w14:paraId="0B618DE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nintendoNA</w:t>
      </w:r>
      <w:proofErr w:type="spellEnd"/>
    </w:p>
    <w:p w14:paraId="388DF25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NA_Sales</w:t>
      </w:r>
      <w:proofErr w:type="spellEnd"/>
      <w:r w:rsidRPr="009046FF">
        <w:rPr>
          <w:rFonts w:ascii="Lucida Console" w:eastAsia="Times New Roman" w:hAnsi="Lucida Console" w:cs="Courier New"/>
          <w:color w:val="000000"/>
          <w:sz w:val="20"/>
          <w:szCs w:val="20"/>
          <w:bdr w:val="none" w:sz="0" w:space="0" w:color="auto" w:frame="1"/>
        </w:rPr>
        <w:t>) Publisher Year</w:t>
      </w:r>
    </w:p>
    <w:p w14:paraId="389602F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w:t>
      </w:r>
      <w:proofErr w:type="gramStart"/>
      <w:r w:rsidRPr="009046FF">
        <w:rPr>
          <w:rFonts w:ascii="Lucida Console" w:eastAsia="Times New Roman" w:hAnsi="Lucida Console" w:cs="Courier New"/>
          <w:color w:val="000000"/>
          <w:sz w:val="20"/>
          <w:szCs w:val="20"/>
          <w:bdr w:val="none" w:sz="0" w:space="0" w:color="auto" w:frame="1"/>
        </w:rPr>
        <w:t>2.32  Nintendo</w:t>
      </w:r>
      <w:proofErr w:type="gramEnd"/>
      <w:r w:rsidRPr="009046FF">
        <w:rPr>
          <w:rFonts w:ascii="Lucida Console" w:eastAsia="Times New Roman" w:hAnsi="Lucida Console" w:cs="Courier New"/>
          <w:color w:val="000000"/>
          <w:sz w:val="20"/>
          <w:szCs w:val="20"/>
          <w:bdr w:val="none" w:sz="0" w:space="0" w:color="auto" w:frame="1"/>
        </w:rPr>
        <w:t xml:space="preserve"> 1983</w:t>
      </w:r>
    </w:p>
    <w:p w14:paraId="6DFD7D8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          </w:t>
      </w:r>
      <w:proofErr w:type="gramStart"/>
      <w:r w:rsidRPr="009046FF">
        <w:rPr>
          <w:rFonts w:ascii="Lucida Console" w:eastAsia="Times New Roman" w:hAnsi="Lucida Console" w:cs="Courier New"/>
          <w:color w:val="000000"/>
          <w:sz w:val="20"/>
          <w:szCs w:val="20"/>
          <w:bdr w:val="none" w:sz="0" w:space="0" w:color="auto" w:frame="1"/>
        </w:rPr>
        <w:t>32.57  Nintendo</w:t>
      </w:r>
      <w:proofErr w:type="gramEnd"/>
      <w:r w:rsidRPr="009046FF">
        <w:rPr>
          <w:rFonts w:ascii="Lucida Console" w:eastAsia="Times New Roman" w:hAnsi="Lucida Console" w:cs="Courier New"/>
          <w:color w:val="000000"/>
          <w:sz w:val="20"/>
          <w:szCs w:val="20"/>
          <w:bdr w:val="none" w:sz="0" w:space="0" w:color="auto" w:frame="1"/>
        </w:rPr>
        <w:t xml:space="preserve"> 1984</w:t>
      </w:r>
    </w:p>
    <w:p w14:paraId="30C560D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          </w:t>
      </w:r>
      <w:proofErr w:type="gramStart"/>
      <w:r w:rsidRPr="009046FF">
        <w:rPr>
          <w:rFonts w:ascii="Lucida Console" w:eastAsia="Times New Roman" w:hAnsi="Lucida Console" w:cs="Courier New"/>
          <w:color w:val="000000"/>
          <w:sz w:val="20"/>
          <w:szCs w:val="20"/>
          <w:bdr w:val="none" w:sz="0" w:space="0" w:color="auto" w:frame="1"/>
        </w:rPr>
        <w:t>32.48  Nintendo</w:t>
      </w:r>
      <w:proofErr w:type="gramEnd"/>
      <w:r w:rsidRPr="009046FF">
        <w:rPr>
          <w:rFonts w:ascii="Lucida Console" w:eastAsia="Times New Roman" w:hAnsi="Lucida Console" w:cs="Courier New"/>
          <w:color w:val="000000"/>
          <w:sz w:val="20"/>
          <w:szCs w:val="20"/>
          <w:bdr w:val="none" w:sz="0" w:space="0" w:color="auto" w:frame="1"/>
        </w:rPr>
        <w:t xml:space="preserve"> 1985</w:t>
      </w:r>
    </w:p>
    <w:p w14:paraId="1F1FCB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           </w:t>
      </w:r>
      <w:proofErr w:type="gramStart"/>
      <w:r w:rsidRPr="009046FF">
        <w:rPr>
          <w:rFonts w:ascii="Lucida Console" w:eastAsia="Times New Roman" w:hAnsi="Lucida Console" w:cs="Courier New"/>
          <w:color w:val="000000"/>
          <w:sz w:val="20"/>
          <w:szCs w:val="20"/>
          <w:bdr w:val="none" w:sz="0" w:space="0" w:color="auto" w:frame="1"/>
        </w:rPr>
        <w:t>6.73  Nintendo</w:t>
      </w:r>
      <w:proofErr w:type="gramEnd"/>
      <w:r w:rsidRPr="009046FF">
        <w:rPr>
          <w:rFonts w:ascii="Lucida Console" w:eastAsia="Times New Roman" w:hAnsi="Lucida Console" w:cs="Courier New"/>
          <w:color w:val="000000"/>
          <w:sz w:val="20"/>
          <w:szCs w:val="20"/>
          <w:bdr w:val="none" w:sz="0" w:space="0" w:color="auto" w:frame="1"/>
        </w:rPr>
        <w:t xml:space="preserve"> 1986</w:t>
      </w:r>
    </w:p>
    <w:p w14:paraId="21BC9F9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5           </w:t>
      </w:r>
      <w:proofErr w:type="gramStart"/>
      <w:r w:rsidRPr="009046FF">
        <w:rPr>
          <w:rFonts w:ascii="Lucida Console" w:eastAsia="Times New Roman" w:hAnsi="Lucida Console" w:cs="Courier New"/>
          <w:color w:val="000000"/>
          <w:sz w:val="20"/>
          <w:szCs w:val="20"/>
          <w:bdr w:val="none" w:sz="0" w:space="0" w:color="auto" w:frame="1"/>
        </w:rPr>
        <w:t>5.13  Nintendo</w:t>
      </w:r>
      <w:proofErr w:type="gramEnd"/>
      <w:r w:rsidRPr="009046FF">
        <w:rPr>
          <w:rFonts w:ascii="Lucida Console" w:eastAsia="Times New Roman" w:hAnsi="Lucida Console" w:cs="Courier New"/>
          <w:color w:val="000000"/>
          <w:sz w:val="20"/>
          <w:szCs w:val="20"/>
          <w:bdr w:val="none" w:sz="0" w:space="0" w:color="auto" w:frame="1"/>
        </w:rPr>
        <w:t xml:space="preserve"> 1987</w:t>
      </w:r>
    </w:p>
    <w:p w14:paraId="5C441C3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          </w:t>
      </w:r>
      <w:proofErr w:type="gramStart"/>
      <w:r w:rsidRPr="009046FF">
        <w:rPr>
          <w:rFonts w:ascii="Lucida Console" w:eastAsia="Times New Roman" w:hAnsi="Lucida Console" w:cs="Courier New"/>
          <w:color w:val="000000"/>
          <w:sz w:val="20"/>
          <w:szCs w:val="20"/>
          <w:bdr w:val="none" w:sz="0" w:space="0" w:color="auto" w:frame="1"/>
        </w:rPr>
        <w:t>21.23  Nintendo</w:t>
      </w:r>
      <w:proofErr w:type="gramEnd"/>
      <w:r w:rsidRPr="009046FF">
        <w:rPr>
          <w:rFonts w:ascii="Lucida Console" w:eastAsia="Times New Roman" w:hAnsi="Lucida Console" w:cs="Courier New"/>
          <w:color w:val="000000"/>
          <w:sz w:val="20"/>
          <w:szCs w:val="20"/>
          <w:bdr w:val="none" w:sz="0" w:space="0" w:color="auto" w:frame="1"/>
        </w:rPr>
        <w:t xml:space="preserve"> 1988</w:t>
      </w:r>
    </w:p>
    <w:p w14:paraId="3BFBE73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          </w:t>
      </w:r>
      <w:proofErr w:type="gramStart"/>
      <w:r w:rsidRPr="009046FF">
        <w:rPr>
          <w:rFonts w:ascii="Lucida Console" w:eastAsia="Times New Roman" w:hAnsi="Lucida Console" w:cs="Courier New"/>
          <w:color w:val="000000"/>
          <w:sz w:val="20"/>
          <w:szCs w:val="20"/>
          <w:bdr w:val="none" w:sz="0" w:space="0" w:color="auto" w:frame="1"/>
        </w:rPr>
        <w:t>39.81  Nintendo</w:t>
      </w:r>
      <w:proofErr w:type="gramEnd"/>
      <w:r w:rsidRPr="009046FF">
        <w:rPr>
          <w:rFonts w:ascii="Lucida Console" w:eastAsia="Times New Roman" w:hAnsi="Lucida Console" w:cs="Courier New"/>
          <w:color w:val="000000"/>
          <w:sz w:val="20"/>
          <w:szCs w:val="20"/>
          <w:bdr w:val="none" w:sz="0" w:space="0" w:color="auto" w:frame="1"/>
        </w:rPr>
        <w:t xml:space="preserve"> 1989</w:t>
      </w:r>
    </w:p>
    <w:p w14:paraId="49E2E6E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          </w:t>
      </w:r>
      <w:proofErr w:type="gramStart"/>
      <w:r w:rsidRPr="009046FF">
        <w:rPr>
          <w:rFonts w:ascii="Lucida Console" w:eastAsia="Times New Roman" w:hAnsi="Lucida Console" w:cs="Courier New"/>
          <w:color w:val="000000"/>
          <w:sz w:val="20"/>
          <w:szCs w:val="20"/>
          <w:bdr w:val="none" w:sz="0" w:space="0" w:color="auto" w:frame="1"/>
        </w:rPr>
        <w:t>19.75  Nintendo</w:t>
      </w:r>
      <w:proofErr w:type="gramEnd"/>
      <w:r w:rsidRPr="009046FF">
        <w:rPr>
          <w:rFonts w:ascii="Lucida Console" w:eastAsia="Times New Roman" w:hAnsi="Lucida Console" w:cs="Courier New"/>
          <w:color w:val="000000"/>
          <w:sz w:val="20"/>
          <w:szCs w:val="20"/>
          <w:bdr w:val="none" w:sz="0" w:space="0" w:color="auto" w:frame="1"/>
        </w:rPr>
        <w:t xml:space="preserve"> 1990</w:t>
      </w:r>
    </w:p>
    <w:p w14:paraId="20C0FA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           </w:t>
      </w:r>
      <w:proofErr w:type="gramStart"/>
      <w:r w:rsidRPr="009046FF">
        <w:rPr>
          <w:rFonts w:ascii="Lucida Console" w:eastAsia="Times New Roman" w:hAnsi="Lucida Console" w:cs="Courier New"/>
          <w:color w:val="000000"/>
          <w:sz w:val="20"/>
          <w:szCs w:val="20"/>
          <w:bdr w:val="none" w:sz="0" w:space="0" w:color="auto" w:frame="1"/>
        </w:rPr>
        <w:t>6.95  Nintendo</w:t>
      </w:r>
      <w:proofErr w:type="gramEnd"/>
      <w:r w:rsidRPr="009046FF">
        <w:rPr>
          <w:rFonts w:ascii="Lucida Console" w:eastAsia="Times New Roman" w:hAnsi="Lucida Console" w:cs="Courier New"/>
          <w:color w:val="000000"/>
          <w:sz w:val="20"/>
          <w:szCs w:val="20"/>
          <w:bdr w:val="none" w:sz="0" w:space="0" w:color="auto" w:frame="1"/>
        </w:rPr>
        <w:t xml:space="preserve"> 1991</w:t>
      </w:r>
    </w:p>
    <w:p w14:paraId="264EE8F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         </w:t>
      </w:r>
      <w:proofErr w:type="gramStart"/>
      <w:r w:rsidRPr="009046FF">
        <w:rPr>
          <w:rFonts w:ascii="Lucida Console" w:eastAsia="Times New Roman" w:hAnsi="Lucida Console" w:cs="Courier New"/>
          <w:color w:val="000000"/>
          <w:sz w:val="20"/>
          <w:szCs w:val="20"/>
          <w:bdr w:val="none" w:sz="0" w:space="0" w:color="auto" w:frame="1"/>
        </w:rPr>
        <w:t>18.48  Nintendo</w:t>
      </w:r>
      <w:proofErr w:type="gramEnd"/>
      <w:r w:rsidRPr="009046FF">
        <w:rPr>
          <w:rFonts w:ascii="Lucida Console" w:eastAsia="Times New Roman" w:hAnsi="Lucida Console" w:cs="Courier New"/>
          <w:color w:val="000000"/>
          <w:sz w:val="20"/>
          <w:szCs w:val="20"/>
          <w:bdr w:val="none" w:sz="0" w:space="0" w:color="auto" w:frame="1"/>
        </w:rPr>
        <w:t xml:space="preserve"> 1992</w:t>
      </w:r>
    </w:p>
    <w:p w14:paraId="3C4B02E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          </w:t>
      </w:r>
      <w:proofErr w:type="gramStart"/>
      <w:r w:rsidRPr="009046FF">
        <w:rPr>
          <w:rFonts w:ascii="Lucida Console" w:eastAsia="Times New Roman" w:hAnsi="Lucida Console" w:cs="Courier New"/>
          <w:color w:val="000000"/>
          <w:sz w:val="20"/>
          <w:szCs w:val="20"/>
          <w:bdr w:val="none" w:sz="0" w:space="0" w:color="auto" w:frame="1"/>
        </w:rPr>
        <w:t>9.53  Nintendo</w:t>
      </w:r>
      <w:proofErr w:type="gramEnd"/>
      <w:r w:rsidRPr="009046FF">
        <w:rPr>
          <w:rFonts w:ascii="Lucida Console" w:eastAsia="Times New Roman" w:hAnsi="Lucida Console" w:cs="Courier New"/>
          <w:color w:val="000000"/>
          <w:sz w:val="20"/>
          <w:szCs w:val="20"/>
          <w:bdr w:val="none" w:sz="0" w:space="0" w:color="auto" w:frame="1"/>
        </w:rPr>
        <w:t xml:space="preserve"> 1993</w:t>
      </w:r>
    </w:p>
    <w:p w14:paraId="24BBF95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         </w:t>
      </w:r>
      <w:proofErr w:type="gramStart"/>
      <w:r w:rsidRPr="009046FF">
        <w:rPr>
          <w:rFonts w:ascii="Lucida Console" w:eastAsia="Times New Roman" w:hAnsi="Lucida Console" w:cs="Courier New"/>
          <w:color w:val="000000"/>
          <w:sz w:val="20"/>
          <w:szCs w:val="20"/>
          <w:bdr w:val="none" w:sz="0" w:space="0" w:color="auto" w:frame="1"/>
        </w:rPr>
        <w:t>10.96  Nintendo</w:t>
      </w:r>
      <w:proofErr w:type="gramEnd"/>
      <w:r w:rsidRPr="009046FF">
        <w:rPr>
          <w:rFonts w:ascii="Lucida Console" w:eastAsia="Times New Roman" w:hAnsi="Lucida Console" w:cs="Courier New"/>
          <w:color w:val="000000"/>
          <w:sz w:val="20"/>
          <w:szCs w:val="20"/>
          <w:bdr w:val="none" w:sz="0" w:space="0" w:color="auto" w:frame="1"/>
        </w:rPr>
        <w:t xml:space="preserve"> 1994</w:t>
      </w:r>
    </w:p>
    <w:p w14:paraId="5A5A589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          </w:t>
      </w:r>
      <w:proofErr w:type="gramStart"/>
      <w:r w:rsidRPr="009046FF">
        <w:rPr>
          <w:rFonts w:ascii="Lucida Console" w:eastAsia="Times New Roman" w:hAnsi="Lucida Console" w:cs="Courier New"/>
          <w:color w:val="000000"/>
          <w:sz w:val="20"/>
          <w:szCs w:val="20"/>
          <w:bdr w:val="none" w:sz="0" w:space="0" w:color="auto" w:frame="1"/>
        </w:rPr>
        <w:t>6.70  Nintendo</w:t>
      </w:r>
      <w:proofErr w:type="gramEnd"/>
      <w:r w:rsidRPr="009046FF">
        <w:rPr>
          <w:rFonts w:ascii="Lucida Console" w:eastAsia="Times New Roman" w:hAnsi="Lucida Console" w:cs="Courier New"/>
          <w:color w:val="000000"/>
          <w:sz w:val="20"/>
          <w:szCs w:val="20"/>
          <w:bdr w:val="none" w:sz="0" w:space="0" w:color="auto" w:frame="1"/>
        </w:rPr>
        <w:t xml:space="preserve"> 1995</w:t>
      </w:r>
    </w:p>
    <w:p w14:paraId="5706C4E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         </w:t>
      </w:r>
      <w:proofErr w:type="gramStart"/>
      <w:r w:rsidRPr="009046FF">
        <w:rPr>
          <w:rFonts w:ascii="Lucida Console" w:eastAsia="Times New Roman" w:hAnsi="Lucida Console" w:cs="Courier New"/>
          <w:color w:val="000000"/>
          <w:sz w:val="20"/>
          <w:szCs w:val="20"/>
          <w:bdr w:val="none" w:sz="0" w:space="0" w:color="auto" w:frame="1"/>
        </w:rPr>
        <w:t>34.54  Nintendo</w:t>
      </w:r>
      <w:proofErr w:type="gramEnd"/>
      <w:r w:rsidRPr="009046FF">
        <w:rPr>
          <w:rFonts w:ascii="Lucida Console" w:eastAsia="Times New Roman" w:hAnsi="Lucida Console" w:cs="Courier New"/>
          <w:color w:val="000000"/>
          <w:sz w:val="20"/>
          <w:szCs w:val="20"/>
          <w:bdr w:val="none" w:sz="0" w:space="0" w:color="auto" w:frame="1"/>
        </w:rPr>
        <w:t xml:space="preserve"> 1996</w:t>
      </w:r>
    </w:p>
    <w:p w14:paraId="39BD608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         </w:t>
      </w:r>
      <w:proofErr w:type="gramStart"/>
      <w:r w:rsidRPr="009046FF">
        <w:rPr>
          <w:rFonts w:ascii="Lucida Console" w:eastAsia="Times New Roman" w:hAnsi="Lucida Console" w:cs="Courier New"/>
          <w:color w:val="000000"/>
          <w:sz w:val="20"/>
          <w:szCs w:val="20"/>
          <w:bdr w:val="none" w:sz="0" w:space="0" w:color="auto" w:frame="1"/>
        </w:rPr>
        <w:t>15.80  Nintendo</w:t>
      </w:r>
      <w:proofErr w:type="gramEnd"/>
      <w:r w:rsidRPr="009046FF">
        <w:rPr>
          <w:rFonts w:ascii="Lucida Console" w:eastAsia="Times New Roman" w:hAnsi="Lucida Console" w:cs="Courier New"/>
          <w:color w:val="000000"/>
          <w:sz w:val="20"/>
          <w:szCs w:val="20"/>
          <w:bdr w:val="none" w:sz="0" w:space="0" w:color="auto" w:frame="1"/>
        </w:rPr>
        <w:t xml:space="preserve"> 1997</w:t>
      </w:r>
    </w:p>
    <w:p w14:paraId="312E2B1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         </w:t>
      </w:r>
      <w:proofErr w:type="gramStart"/>
      <w:r w:rsidRPr="009046FF">
        <w:rPr>
          <w:rFonts w:ascii="Lucida Console" w:eastAsia="Times New Roman" w:hAnsi="Lucida Console" w:cs="Courier New"/>
          <w:color w:val="000000"/>
          <w:sz w:val="20"/>
          <w:szCs w:val="20"/>
          <w:bdr w:val="none" w:sz="0" w:space="0" w:color="auto" w:frame="1"/>
        </w:rPr>
        <w:t>23.42  Nintendo</w:t>
      </w:r>
      <w:proofErr w:type="gramEnd"/>
      <w:r w:rsidRPr="009046FF">
        <w:rPr>
          <w:rFonts w:ascii="Lucida Console" w:eastAsia="Times New Roman" w:hAnsi="Lucida Console" w:cs="Courier New"/>
          <w:color w:val="000000"/>
          <w:sz w:val="20"/>
          <w:szCs w:val="20"/>
          <w:bdr w:val="none" w:sz="0" w:space="0" w:color="auto" w:frame="1"/>
        </w:rPr>
        <w:t xml:space="preserve"> 1998</w:t>
      </w:r>
    </w:p>
    <w:p w14:paraId="5337BC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         </w:t>
      </w:r>
      <w:proofErr w:type="gramStart"/>
      <w:r w:rsidRPr="009046FF">
        <w:rPr>
          <w:rFonts w:ascii="Lucida Console" w:eastAsia="Times New Roman" w:hAnsi="Lucida Console" w:cs="Courier New"/>
          <w:color w:val="000000"/>
          <w:sz w:val="20"/>
          <w:szCs w:val="20"/>
          <w:bdr w:val="none" w:sz="0" w:space="0" w:color="auto" w:frame="1"/>
        </w:rPr>
        <w:t>34.18  Nintendo</w:t>
      </w:r>
      <w:proofErr w:type="gramEnd"/>
      <w:r w:rsidRPr="009046FF">
        <w:rPr>
          <w:rFonts w:ascii="Lucida Console" w:eastAsia="Times New Roman" w:hAnsi="Lucida Console" w:cs="Courier New"/>
          <w:color w:val="000000"/>
          <w:sz w:val="20"/>
          <w:szCs w:val="20"/>
          <w:bdr w:val="none" w:sz="0" w:space="0" w:color="auto" w:frame="1"/>
        </w:rPr>
        <w:t xml:space="preserve"> 1999</w:t>
      </w:r>
    </w:p>
    <w:p w14:paraId="1C421FA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         </w:t>
      </w:r>
      <w:proofErr w:type="gramStart"/>
      <w:r w:rsidRPr="009046FF">
        <w:rPr>
          <w:rFonts w:ascii="Lucida Console" w:eastAsia="Times New Roman" w:hAnsi="Lucida Console" w:cs="Courier New"/>
          <w:color w:val="000000"/>
          <w:sz w:val="20"/>
          <w:szCs w:val="20"/>
          <w:bdr w:val="none" w:sz="0" w:space="0" w:color="auto" w:frame="1"/>
        </w:rPr>
        <w:t>15.00  Nintendo</w:t>
      </w:r>
      <w:proofErr w:type="gramEnd"/>
      <w:r w:rsidRPr="009046FF">
        <w:rPr>
          <w:rFonts w:ascii="Lucida Console" w:eastAsia="Times New Roman" w:hAnsi="Lucida Console" w:cs="Courier New"/>
          <w:color w:val="000000"/>
          <w:sz w:val="20"/>
          <w:szCs w:val="20"/>
          <w:bdr w:val="none" w:sz="0" w:space="0" w:color="auto" w:frame="1"/>
        </w:rPr>
        <w:t xml:space="preserve"> 2000</w:t>
      </w:r>
    </w:p>
    <w:p w14:paraId="2FC59B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         </w:t>
      </w:r>
      <w:proofErr w:type="gramStart"/>
      <w:r w:rsidRPr="009046FF">
        <w:rPr>
          <w:rFonts w:ascii="Lucida Console" w:eastAsia="Times New Roman" w:hAnsi="Lucida Console" w:cs="Courier New"/>
          <w:color w:val="000000"/>
          <w:sz w:val="20"/>
          <w:szCs w:val="20"/>
          <w:bdr w:val="none" w:sz="0" w:space="0" w:color="auto" w:frame="1"/>
        </w:rPr>
        <w:t>23.84  Nintendo</w:t>
      </w:r>
      <w:proofErr w:type="gramEnd"/>
      <w:r w:rsidRPr="009046FF">
        <w:rPr>
          <w:rFonts w:ascii="Lucida Console" w:eastAsia="Times New Roman" w:hAnsi="Lucida Console" w:cs="Courier New"/>
          <w:color w:val="000000"/>
          <w:sz w:val="20"/>
          <w:szCs w:val="20"/>
          <w:bdr w:val="none" w:sz="0" w:space="0" w:color="auto" w:frame="1"/>
        </w:rPr>
        <w:t xml:space="preserve"> 2001</w:t>
      </w:r>
    </w:p>
    <w:p w14:paraId="4AEA14D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20         </w:t>
      </w:r>
      <w:proofErr w:type="gramStart"/>
      <w:r w:rsidRPr="009046FF">
        <w:rPr>
          <w:rFonts w:ascii="Lucida Console" w:eastAsia="Times New Roman" w:hAnsi="Lucida Console" w:cs="Courier New"/>
          <w:color w:val="000000"/>
          <w:sz w:val="20"/>
          <w:szCs w:val="20"/>
          <w:bdr w:val="none" w:sz="0" w:space="0" w:color="auto" w:frame="1"/>
        </w:rPr>
        <w:t>25.05  Nintendo</w:t>
      </w:r>
      <w:proofErr w:type="gramEnd"/>
      <w:r w:rsidRPr="009046FF">
        <w:rPr>
          <w:rFonts w:ascii="Lucida Console" w:eastAsia="Times New Roman" w:hAnsi="Lucida Console" w:cs="Courier New"/>
          <w:color w:val="000000"/>
          <w:sz w:val="20"/>
          <w:szCs w:val="20"/>
          <w:bdr w:val="none" w:sz="0" w:space="0" w:color="auto" w:frame="1"/>
        </w:rPr>
        <w:t xml:space="preserve"> 2002</w:t>
      </w:r>
    </w:p>
    <w:p w14:paraId="112EA2E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         </w:t>
      </w:r>
      <w:proofErr w:type="gramStart"/>
      <w:r w:rsidRPr="009046FF">
        <w:rPr>
          <w:rFonts w:ascii="Lucida Console" w:eastAsia="Times New Roman" w:hAnsi="Lucida Console" w:cs="Courier New"/>
          <w:color w:val="000000"/>
          <w:sz w:val="20"/>
          <w:szCs w:val="20"/>
          <w:bdr w:val="none" w:sz="0" w:space="0" w:color="auto" w:frame="1"/>
        </w:rPr>
        <w:t>20.15  Nintendo</w:t>
      </w:r>
      <w:proofErr w:type="gramEnd"/>
      <w:r w:rsidRPr="009046FF">
        <w:rPr>
          <w:rFonts w:ascii="Lucida Console" w:eastAsia="Times New Roman" w:hAnsi="Lucida Console" w:cs="Courier New"/>
          <w:color w:val="000000"/>
          <w:sz w:val="20"/>
          <w:szCs w:val="20"/>
          <w:bdr w:val="none" w:sz="0" w:space="0" w:color="auto" w:frame="1"/>
        </w:rPr>
        <w:t xml:space="preserve"> 2003</w:t>
      </w:r>
    </w:p>
    <w:p w14:paraId="452C11C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         </w:t>
      </w:r>
      <w:proofErr w:type="gramStart"/>
      <w:r w:rsidRPr="009046FF">
        <w:rPr>
          <w:rFonts w:ascii="Lucida Console" w:eastAsia="Times New Roman" w:hAnsi="Lucida Console" w:cs="Courier New"/>
          <w:color w:val="000000"/>
          <w:sz w:val="20"/>
          <w:szCs w:val="20"/>
          <w:bdr w:val="none" w:sz="0" w:space="0" w:color="auto" w:frame="1"/>
        </w:rPr>
        <w:t>28.30  Nintendo</w:t>
      </w:r>
      <w:proofErr w:type="gramEnd"/>
      <w:r w:rsidRPr="009046FF">
        <w:rPr>
          <w:rFonts w:ascii="Lucida Console" w:eastAsia="Times New Roman" w:hAnsi="Lucida Console" w:cs="Courier New"/>
          <w:color w:val="000000"/>
          <w:sz w:val="20"/>
          <w:szCs w:val="20"/>
          <w:bdr w:val="none" w:sz="0" w:space="0" w:color="auto" w:frame="1"/>
        </w:rPr>
        <w:t xml:space="preserve"> 2004</w:t>
      </w:r>
    </w:p>
    <w:p w14:paraId="46B27F9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         </w:t>
      </w:r>
      <w:proofErr w:type="gramStart"/>
      <w:r w:rsidRPr="009046FF">
        <w:rPr>
          <w:rFonts w:ascii="Lucida Console" w:eastAsia="Times New Roman" w:hAnsi="Lucida Console" w:cs="Courier New"/>
          <w:color w:val="000000"/>
          <w:sz w:val="20"/>
          <w:szCs w:val="20"/>
          <w:bdr w:val="none" w:sz="0" w:space="0" w:color="auto" w:frame="1"/>
        </w:rPr>
        <w:t>45.05  Nintendo</w:t>
      </w:r>
      <w:proofErr w:type="gramEnd"/>
      <w:r w:rsidRPr="009046FF">
        <w:rPr>
          <w:rFonts w:ascii="Lucida Console" w:eastAsia="Times New Roman" w:hAnsi="Lucida Console" w:cs="Courier New"/>
          <w:color w:val="000000"/>
          <w:sz w:val="20"/>
          <w:szCs w:val="20"/>
          <w:bdr w:val="none" w:sz="0" w:space="0" w:color="auto" w:frame="1"/>
        </w:rPr>
        <w:t xml:space="preserve"> 2005</w:t>
      </w:r>
    </w:p>
    <w:p w14:paraId="48D5B99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24         </w:t>
      </w:r>
      <w:proofErr w:type="gramStart"/>
      <w:r w:rsidRPr="009046FF">
        <w:rPr>
          <w:rFonts w:ascii="Lucida Console" w:eastAsia="Times New Roman" w:hAnsi="Lucida Console" w:cs="Courier New"/>
          <w:color w:val="000000"/>
          <w:sz w:val="20"/>
          <w:szCs w:val="20"/>
          <w:bdr w:val="none" w:sz="0" w:space="0" w:color="auto" w:frame="1"/>
        </w:rPr>
        <w:t>48.86  Nintendo</w:t>
      </w:r>
      <w:proofErr w:type="gramEnd"/>
      <w:r w:rsidRPr="009046FF">
        <w:rPr>
          <w:rFonts w:ascii="Lucida Console" w:eastAsia="Times New Roman" w:hAnsi="Lucida Console" w:cs="Courier New"/>
          <w:color w:val="000000"/>
          <w:sz w:val="20"/>
          <w:szCs w:val="20"/>
          <w:bdr w:val="none" w:sz="0" w:space="0" w:color="auto" w:frame="1"/>
        </w:rPr>
        <w:t xml:space="preserve"> 2006</w:t>
      </w:r>
    </w:p>
    <w:p w14:paraId="4A3CD7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         </w:t>
      </w:r>
      <w:proofErr w:type="gramStart"/>
      <w:r w:rsidRPr="009046FF">
        <w:rPr>
          <w:rFonts w:ascii="Lucida Console" w:eastAsia="Times New Roman" w:hAnsi="Lucida Console" w:cs="Courier New"/>
          <w:color w:val="000000"/>
          <w:sz w:val="20"/>
          <w:szCs w:val="20"/>
          <w:bdr w:val="none" w:sz="0" w:space="0" w:color="auto" w:frame="1"/>
        </w:rPr>
        <w:t>42.77  Nintendo</w:t>
      </w:r>
      <w:proofErr w:type="gramEnd"/>
      <w:r w:rsidRPr="009046FF">
        <w:rPr>
          <w:rFonts w:ascii="Lucida Console" w:eastAsia="Times New Roman" w:hAnsi="Lucida Console" w:cs="Courier New"/>
          <w:color w:val="000000"/>
          <w:sz w:val="20"/>
          <w:szCs w:val="20"/>
          <w:bdr w:val="none" w:sz="0" w:space="0" w:color="auto" w:frame="1"/>
        </w:rPr>
        <w:t xml:space="preserve"> 2007</w:t>
      </w:r>
    </w:p>
    <w:p w14:paraId="1B19A6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         </w:t>
      </w:r>
      <w:proofErr w:type="gramStart"/>
      <w:r w:rsidRPr="009046FF">
        <w:rPr>
          <w:rFonts w:ascii="Lucida Console" w:eastAsia="Times New Roman" w:hAnsi="Lucida Console" w:cs="Courier New"/>
          <w:color w:val="000000"/>
          <w:sz w:val="20"/>
          <w:szCs w:val="20"/>
          <w:bdr w:val="none" w:sz="0" w:space="0" w:color="auto" w:frame="1"/>
        </w:rPr>
        <w:t>38.83  Nintendo</w:t>
      </w:r>
      <w:proofErr w:type="gramEnd"/>
      <w:r w:rsidRPr="009046FF">
        <w:rPr>
          <w:rFonts w:ascii="Lucida Console" w:eastAsia="Times New Roman" w:hAnsi="Lucida Console" w:cs="Courier New"/>
          <w:color w:val="000000"/>
          <w:sz w:val="20"/>
          <w:szCs w:val="20"/>
          <w:bdr w:val="none" w:sz="0" w:space="0" w:color="auto" w:frame="1"/>
        </w:rPr>
        <w:t xml:space="preserve"> 2008</w:t>
      </w:r>
    </w:p>
    <w:p w14:paraId="4226EB8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         </w:t>
      </w:r>
      <w:proofErr w:type="gramStart"/>
      <w:r w:rsidRPr="009046FF">
        <w:rPr>
          <w:rFonts w:ascii="Lucida Console" w:eastAsia="Times New Roman" w:hAnsi="Lucida Console" w:cs="Courier New"/>
          <w:color w:val="000000"/>
          <w:sz w:val="20"/>
          <w:szCs w:val="20"/>
          <w:bdr w:val="none" w:sz="0" w:space="0" w:color="auto" w:frame="1"/>
        </w:rPr>
        <w:t>53.15  Nintendo</w:t>
      </w:r>
      <w:proofErr w:type="gramEnd"/>
      <w:r w:rsidRPr="009046FF">
        <w:rPr>
          <w:rFonts w:ascii="Lucida Console" w:eastAsia="Times New Roman" w:hAnsi="Lucida Console" w:cs="Courier New"/>
          <w:color w:val="000000"/>
          <w:sz w:val="20"/>
          <w:szCs w:val="20"/>
          <w:bdr w:val="none" w:sz="0" w:space="0" w:color="auto" w:frame="1"/>
        </w:rPr>
        <w:t xml:space="preserve"> 2009</w:t>
      </w:r>
    </w:p>
    <w:p w14:paraId="6A25A04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         </w:t>
      </w:r>
      <w:proofErr w:type="gramStart"/>
      <w:r w:rsidRPr="009046FF">
        <w:rPr>
          <w:rFonts w:ascii="Lucida Console" w:eastAsia="Times New Roman" w:hAnsi="Lucida Console" w:cs="Courier New"/>
          <w:color w:val="000000"/>
          <w:sz w:val="20"/>
          <w:szCs w:val="20"/>
          <w:bdr w:val="none" w:sz="0" w:space="0" w:color="auto" w:frame="1"/>
        </w:rPr>
        <w:t>24.18  Nintendo</w:t>
      </w:r>
      <w:proofErr w:type="gramEnd"/>
      <w:r w:rsidRPr="009046FF">
        <w:rPr>
          <w:rFonts w:ascii="Lucida Console" w:eastAsia="Times New Roman" w:hAnsi="Lucida Console" w:cs="Courier New"/>
          <w:color w:val="000000"/>
          <w:sz w:val="20"/>
          <w:szCs w:val="20"/>
          <w:bdr w:val="none" w:sz="0" w:space="0" w:color="auto" w:frame="1"/>
        </w:rPr>
        <w:t xml:space="preserve"> 2010</w:t>
      </w:r>
    </w:p>
    <w:p w14:paraId="4082E3F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 xml:space="preserve">29         </w:t>
      </w:r>
      <w:proofErr w:type="gramStart"/>
      <w:r w:rsidRPr="009046FF">
        <w:rPr>
          <w:rFonts w:ascii="Lucida Console" w:eastAsia="Times New Roman" w:hAnsi="Lucida Console" w:cs="Courier New"/>
          <w:color w:val="000000"/>
          <w:sz w:val="20"/>
          <w:szCs w:val="20"/>
          <w:bdr w:val="none" w:sz="0" w:space="0" w:color="auto" w:frame="1"/>
        </w:rPr>
        <w:t>20.24  Nintendo</w:t>
      </w:r>
      <w:proofErr w:type="gramEnd"/>
      <w:r w:rsidRPr="009046FF">
        <w:rPr>
          <w:rFonts w:ascii="Lucida Console" w:eastAsia="Times New Roman" w:hAnsi="Lucida Console" w:cs="Courier New"/>
          <w:color w:val="000000"/>
          <w:sz w:val="20"/>
          <w:szCs w:val="20"/>
          <w:bdr w:val="none" w:sz="0" w:space="0" w:color="auto" w:frame="1"/>
        </w:rPr>
        <w:t xml:space="preserve"> 2011</w:t>
      </w:r>
    </w:p>
    <w:p w14:paraId="7871481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         </w:t>
      </w:r>
      <w:proofErr w:type="gramStart"/>
      <w:r w:rsidRPr="009046FF">
        <w:rPr>
          <w:rFonts w:ascii="Lucida Console" w:eastAsia="Times New Roman" w:hAnsi="Lucida Console" w:cs="Courier New"/>
          <w:color w:val="000000"/>
          <w:sz w:val="20"/>
          <w:szCs w:val="20"/>
          <w:bdr w:val="none" w:sz="0" w:space="0" w:color="auto" w:frame="1"/>
        </w:rPr>
        <w:t>20.84  Nintendo</w:t>
      </w:r>
      <w:proofErr w:type="gramEnd"/>
      <w:r w:rsidRPr="009046FF">
        <w:rPr>
          <w:rFonts w:ascii="Lucida Console" w:eastAsia="Times New Roman" w:hAnsi="Lucida Console" w:cs="Courier New"/>
          <w:color w:val="000000"/>
          <w:sz w:val="20"/>
          <w:szCs w:val="20"/>
          <w:bdr w:val="none" w:sz="0" w:space="0" w:color="auto" w:frame="1"/>
        </w:rPr>
        <w:t xml:space="preserve"> 2012</w:t>
      </w:r>
    </w:p>
    <w:p w14:paraId="2CE7526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         </w:t>
      </w:r>
      <w:proofErr w:type="gramStart"/>
      <w:r w:rsidRPr="009046FF">
        <w:rPr>
          <w:rFonts w:ascii="Lucida Console" w:eastAsia="Times New Roman" w:hAnsi="Lucida Console" w:cs="Courier New"/>
          <w:color w:val="000000"/>
          <w:sz w:val="20"/>
          <w:szCs w:val="20"/>
          <w:bdr w:val="none" w:sz="0" w:space="0" w:color="auto" w:frame="1"/>
        </w:rPr>
        <w:t>19.00  Nintendo</w:t>
      </w:r>
      <w:proofErr w:type="gramEnd"/>
      <w:r w:rsidRPr="009046FF">
        <w:rPr>
          <w:rFonts w:ascii="Lucida Console" w:eastAsia="Times New Roman" w:hAnsi="Lucida Console" w:cs="Courier New"/>
          <w:color w:val="000000"/>
          <w:sz w:val="20"/>
          <w:szCs w:val="20"/>
          <w:bdr w:val="none" w:sz="0" w:space="0" w:color="auto" w:frame="1"/>
        </w:rPr>
        <w:t xml:space="preserve"> 2013</w:t>
      </w:r>
    </w:p>
    <w:p w14:paraId="41510E2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         </w:t>
      </w:r>
      <w:proofErr w:type="gramStart"/>
      <w:r w:rsidRPr="009046FF">
        <w:rPr>
          <w:rFonts w:ascii="Lucida Console" w:eastAsia="Times New Roman" w:hAnsi="Lucida Console" w:cs="Courier New"/>
          <w:color w:val="000000"/>
          <w:sz w:val="20"/>
          <w:szCs w:val="20"/>
          <w:bdr w:val="none" w:sz="0" w:space="0" w:color="auto" w:frame="1"/>
        </w:rPr>
        <w:t>18.01  Nintendo</w:t>
      </w:r>
      <w:proofErr w:type="gramEnd"/>
      <w:r w:rsidRPr="009046FF">
        <w:rPr>
          <w:rFonts w:ascii="Lucida Console" w:eastAsia="Times New Roman" w:hAnsi="Lucida Console" w:cs="Courier New"/>
          <w:color w:val="000000"/>
          <w:sz w:val="20"/>
          <w:szCs w:val="20"/>
          <w:bdr w:val="none" w:sz="0" w:space="0" w:color="auto" w:frame="1"/>
        </w:rPr>
        <w:t xml:space="preserve"> 2014</w:t>
      </w:r>
    </w:p>
    <w:p w14:paraId="5D99257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          </w:t>
      </w:r>
      <w:proofErr w:type="gramStart"/>
      <w:r w:rsidRPr="009046FF">
        <w:rPr>
          <w:rFonts w:ascii="Lucida Console" w:eastAsia="Times New Roman" w:hAnsi="Lucida Console" w:cs="Courier New"/>
          <w:color w:val="000000"/>
          <w:sz w:val="20"/>
          <w:szCs w:val="20"/>
          <w:bdr w:val="none" w:sz="0" w:space="0" w:color="auto" w:frame="1"/>
        </w:rPr>
        <w:t>9.25  Nintendo</w:t>
      </w:r>
      <w:proofErr w:type="gramEnd"/>
      <w:r w:rsidRPr="009046FF">
        <w:rPr>
          <w:rFonts w:ascii="Lucida Console" w:eastAsia="Times New Roman" w:hAnsi="Lucida Console" w:cs="Courier New"/>
          <w:color w:val="000000"/>
          <w:sz w:val="20"/>
          <w:szCs w:val="20"/>
          <w:bdr w:val="none" w:sz="0" w:space="0" w:color="auto" w:frame="1"/>
        </w:rPr>
        <w:t xml:space="preserve"> 2015</w:t>
      </w:r>
    </w:p>
    <w:p w14:paraId="573E452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34          </w:t>
      </w:r>
      <w:proofErr w:type="gramStart"/>
      <w:r w:rsidRPr="009046FF">
        <w:rPr>
          <w:rFonts w:ascii="Lucida Console" w:eastAsia="Times New Roman" w:hAnsi="Lucida Console" w:cs="Courier New"/>
          <w:color w:val="000000"/>
          <w:sz w:val="20"/>
          <w:szCs w:val="20"/>
          <w:bdr w:val="none" w:sz="0" w:space="0" w:color="auto" w:frame="1"/>
        </w:rPr>
        <w:t>1.16  Nintendo</w:t>
      </w:r>
      <w:proofErr w:type="gramEnd"/>
      <w:r w:rsidRPr="009046FF">
        <w:rPr>
          <w:rFonts w:ascii="Lucida Console" w:eastAsia="Times New Roman" w:hAnsi="Lucida Console" w:cs="Courier New"/>
          <w:color w:val="000000"/>
          <w:sz w:val="20"/>
          <w:szCs w:val="20"/>
          <w:bdr w:val="none" w:sz="0" w:space="0" w:color="auto" w:frame="1"/>
        </w:rPr>
        <w:t xml:space="preserve"> 2016</w:t>
      </w:r>
    </w:p>
    <w:p w14:paraId="0AEEDE1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35          </w:t>
      </w:r>
      <w:proofErr w:type="gramStart"/>
      <w:r w:rsidRPr="009046FF">
        <w:rPr>
          <w:rFonts w:ascii="Lucida Console" w:eastAsia="Times New Roman" w:hAnsi="Lucida Console" w:cs="Courier New"/>
          <w:color w:val="000000"/>
          <w:sz w:val="20"/>
          <w:szCs w:val="20"/>
          <w:bdr w:val="none" w:sz="0" w:space="0" w:color="auto" w:frame="1"/>
        </w:rPr>
        <w:t>1.12  Nintendo</w:t>
      </w:r>
      <w:proofErr w:type="gramEnd"/>
      <w:r w:rsidRPr="009046FF">
        <w:rPr>
          <w:rFonts w:ascii="Lucida Console" w:eastAsia="Times New Roman" w:hAnsi="Lucida Console" w:cs="Courier New"/>
          <w:color w:val="000000"/>
          <w:sz w:val="20"/>
          <w:szCs w:val="20"/>
          <w:bdr w:val="none" w:sz="0" w:space="0" w:color="auto" w:frame="1"/>
        </w:rPr>
        <w:t xml:space="preserve">  N/A</w:t>
      </w:r>
    </w:p>
    <w:p w14:paraId="08CB607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nintendoJP</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JP_Sales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Publisher,Year</w:t>
      </w:r>
      <w:proofErr w:type="spellEnd"/>
      <w:r w:rsidRPr="009046FF">
        <w:rPr>
          <w:rFonts w:ascii="Lucida Console" w:eastAsia="Times New Roman" w:hAnsi="Lucida Console" w:cs="Courier New"/>
          <w:color w:val="0000FF"/>
          <w:sz w:val="20"/>
          <w:szCs w:val="20"/>
        </w:rPr>
        <w:t xml:space="preserve"> FROM VG WHERE Publisher = 'Nintendo' group by Year")</w:t>
      </w:r>
    </w:p>
    <w:p w14:paraId="7D417B7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nintendoJP</w:t>
      </w:r>
      <w:proofErr w:type="spellEnd"/>
    </w:p>
    <w:p w14:paraId="542A7F3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JP_Sales</w:t>
      </w:r>
      <w:proofErr w:type="spellEnd"/>
      <w:r w:rsidRPr="009046FF">
        <w:rPr>
          <w:rFonts w:ascii="Lucida Console" w:eastAsia="Times New Roman" w:hAnsi="Lucida Console" w:cs="Courier New"/>
          <w:color w:val="000000"/>
          <w:sz w:val="20"/>
          <w:szCs w:val="20"/>
          <w:bdr w:val="none" w:sz="0" w:space="0" w:color="auto" w:frame="1"/>
        </w:rPr>
        <w:t>) Publisher Year</w:t>
      </w:r>
    </w:p>
    <w:p w14:paraId="7D5E31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w:t>
      </w:r>
      <w:proofErr w:type="gramStart"/>
      <w:r w:rsidRPr="009046FF">
        <w:rPr>
          <w:rFonts w:ascii="Lucida Console" w:eastAsia="Times New Roman" w:hAnsi="Lucida Console" w:cs="Courier New"/>
          <w:color w:val="000000"/>
          <w:sz w:val="20"/>
          <w:szCs w:val="20"/>
          <w:bdr w:val="none" w:sz="0" w:space="0" w:color="auto" w:frame="1"/>
        </w:rPr>
        <w:t>8.10  Nintendo</w:t>
      </w:r>
      <w:proofErr w:type="gramEnd"/>
      <w:r w:rsidRPr="009046FF">
        <w:rPr>
          <w:rFonts w:ascii="Lucida Console" w:eastAsia="Times New Roman" w:hAnsi="Lucida Console" w:cs="Courier New"/>
          <w:color w:val="000000"/>
          <w:sz w:val="20"/>
          <w:szCs w:val="20"/>
          <w:bdr w:val="none" w:sz="0" w:space="0" w:color="auto" w:frame="1"/>
        </w:rPr>
        <w:t xml:space="preserve"> 1983</w:t>
      </w:r>
    </w:p>
    <w:p w14:paraId="218F668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          </w:t>
      </w:r>
      <w:proofErr w:type="gramStart"/>
      <w:r w:rsidRPr="009046FF">
        <w:rPr>
          <w:rFonts w:ascii="Lucida Console" w:eastAsia="Times New Roman" w:hAnsi="Lucida Console" w:cs="Courier New"/>
          <w:color w:val="000000"/>
          <w:sz w:val="20"/>
          <w:szCs w:val="20"/>
          <w:bdr w:val="none" w:sz="0" w:space="0" w:color="auto" w:frame="1"/>
        </w:rPr>
        <w:t>10.36  Nintendo</w:t>
      </w:r>
      <w:proofErr w:type="gramEnd"/>
      <w:r w:rsidRPr="009046FF">
        <w:rPr>
          <w:rFonts w:ascii="Lucida Console" w:eastAsia="Times New Roman" w:hAnsi="Lucida Console" w:cs="Courier New"/>
          <w:color w:val="000000"/>
          <w:sz w:val="20"/>
          <w:szCs w:val="20"/>
          <w:bdr w:val="none" w:sz="0" w:space="0" w:color="auto" w:frame="1"/>
        </w:rPr>
        <w:t xml:space="preserve"> 1984</w:t>
      </w:r>
    </w:p>
    <w:p w14:paraId="155E05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          </w:t>
      </w:r>
      <w:proofErr w:type="gramStart"/>
      <w:r w:rsidRPr="009046FF">
        <w:rPr>
          <w:rFonts w:ascii="Lucida Console" w:eastAsia="Times New Roman" w:hAnsi="Lucida Console" w:cs="Courier New"/>
          <w:color w:val="000000"/>
          <w:sz w:val="20"/>
          <w:szCs w:val="20"/>
          <w:bdr w:val="none" w:sz="0" w:space="0" w:color="auto" w:frame="1"/>
        </w:rPr>
        <w:t>12.02  Nintendo</w:t>
      </w:r>
      <w:proofErr w:type="gramEnd"/>
      <w:r w:rsidRPr="009046FF">
        <w:rPr>
          <w:rFonts w:ascii="Lucida Console" w:eastAsia="Times New Roman" w:hAnsi="Lucida Console" w:cs="Courier New"/>
          <w:color w:val="000000"/>
          <w:sz w:val="20"/>
          <w:szCs w:val="20"/>
          <w:bdr w:val="none" w:sz="0" w:space="0" w:color="auto" w:frame="1"/>
        </w:rPr>
        <w:t xml:space="preserve"> 1985</w:t>
      </w:r>
    </w:p>
    <w:p w14:paraId="530482B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           </w:t>
      </w:r>
      <w:proofErr w:type="gramStart"/>
      <w:r w:rsidRPr="009046FF">
        <w:rPr>
          <w:rFonts w:ascii="Lucida Console" w:eastAsia="Times New Roman" w:hAnsi="Lucida Console" w:cs="Courier New"/>
          <w:color w:val="000000"/>
          <w:sz w:val="20"/>
          <w:szCs w:val="20"/>
          <w:bdr w:val="none" w:sz="0" w:space="0" w:color="auto" w:frame="1"/>
        </w:rPr>
        <w:t>7.45  Nintendo</w:t>
      </w:r>
      <w:proofErr w:type="gramEnd"/>
      <w:r w:rsidRPr="009046FF">
        <w:rPr>
          <w:rFonts w:ascii="Lucida Console" w:eastAsia="Times New Roman" w:hAnsi="Lucida Console" w:cs="Courier New"/>
          <w:color w:val="000000"/>
          <w:sz w:val="20"/>
          <w:szCs w:val="20"/>
          <w:bdr w:val="none" w:sz="0" w:space="0" w:color="auto" w:frame="1"/>
        </w:rPr>
        <w:t xml:space="preserve"> 1986</w:t>
      </w:r>
    </w:p>
    <w:p w14:paraId="6F169FA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5           </w:t>
      </w:r>
      <w:proofErr w:type="gramStart"/>
      <w:r w:rsidRPr="009046FF">
        <w:rPr>
          <w:rFonts w:ascii="Lucida Console" w:eastAsia="Times New Roman" w:hAnsi="Lucida Console" w:cs="Courier New"/>
          <w:color w:val="000000"/>
          <w:sz w:val="20"/>
          <w:szCs w:val="20"/>
          <w:bdr w:val="none" w:sz="0" w:space="0" w:color="auto" w:frame="1"/>
        </w:rPr>
        <w:t>5.46  Nintendo</w:t>
      </w:r>
      <w:proofErr w:type="gramEnd"/>
      <w:r w:rsidRPr="009046FF">
        <w:rPr>
          <w:rFonts w:ascii="Lucida Console" w:eastAsia="Times New Roman" w:hAnsi="Lucida Console" w:cs="Courier New"/>
          <w:color w:val="000000"/>
          <w:sz w:val="20"/>
          <w:szCs w:val="20"/>
          <w:bdr w:val="none" w:sz="0" w:space="0" w:color="auto" w:frame="1"/>
        </w:rPr>
        <w:t xml:space="preserve"> 1987</w:t>
      </w:r>
    </w:p>
    <w:p w14:paraId="51F8DF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           </w:t>
      </w:r>
      <w:proofErr w:type="gramStart"/>
      <w:r w:rsidRPr="009046FF">
        <w:rPr>
          <w:rFonts w:ascii="Lucida Console" w:eastAsia="Times New Roman" w:hAnsi="Lucida Console" w:cs="Courier New"/>
          <w:color w:val="000000"/>
          <w:sz w:val="20"/>
          <w:szCs w:val="20"/>
          <w:bdr w:val="none" w:sz="0" w:space="0" w:color="auto" w:frame="1"/>
        </w:rPr>
        <w:t>8.13  Nintendo</w:t>
      </w:r>
      <w:proofErr w:type="gramEnd"/>
      <w:r w:rsidRPr="009046FF">
        <w:rPr>
          <w:rFonts w:ascii="Lucida Console" w:eastAsia="Times New Roman" w:hAnsi="Lucida Console" w:cs="Courier New"/>
          <w:color w:val="000000"/>
          <w:sz w:val="20"/>
          <w:szCs w:val="20"/>
          <w:bdr w:val="none" w:sz="0" w:space="0" w:color="auto" w:frame="1"/>
        </w:rPr>
        <w:t xml:space="preserve"> 1988</w:t>
      </w:r>
    </w:p>
    <w:p w14:paraId="5396C3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          </w:t>
      </w:r>
      <w:proofErr w:type="gramStart"/>
      <w:r w:rsidRPr="009046FF">
        <w:rPr>
          <w:rFonts w:ascii="Lucida Console" w:eastAsia="Times New Roman" w:hAnsi="Lucida Console" w:cs="Courier New"/>
          <w:color w:val="000000"/>
          <w:sz w:val="20"/>
          <w:szCs w:val="20"/>
          <w:bdr w:val="none" w:sz="0" w:space="0" w:color="auto" w:frame="1"/>
        </w:rPr>
        <w:t>15.06  Nintendo</w:t>
      </w:r>
      <w:proofErr w:type="gramEnd"/>
      <w:r w:rsidRPr="009046FF">
        <w:rPr>
          <w:rFonts w:ascii="Lucida Console" w:eastAsia="Times New Roman" w:hAnsi="Lucida Console" w:cs="Courier New"/>
          <w:color w:val="000000"/>
          <w:sz w:val="20"/>
          <w:szCs w:val="20"/>
          <w:bdr w:val="none" w:sz="0" w:space="0" w:color="auto" w:frame="1"/>
        </w:rPr>
        <w:t xml:space="preserve"> 1989</w:t>
      </w:r>
    </w:p>
    <w:p w14:paraId="59C58D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           </w:t>
      </w:r>
      <w:proofErr w:type="gramStart"/>
      <w:r w:rsidRPr="009046FF">
        <w:rPr>
          <w:rFonts w:ascii="Lucida Console" w:eastAsia="Times New Roman" w:hAnsi="Lucida Console" w:cs="Courier New"/>
          <w:color w:val="000000"/>
          <w:sz w:val="20"/>
          <w:szCs w:val="20"/>
          <w:bdr w:val="none" w:sz="0" w:space="0" w:color="auto" w:frame="1"/>
        </w:rPr>
        <w:t>8.08  Nintendo</w:t>
      </w:r>
      <w:proofErr w:type="gramEnd"/>
      <w:r w:rsidRPr="009046FF">
        <w:rPr>
          <w:rFonts w:ascii="Lucida Console" w:eastAsia="Times New Roman" w:hAnsi="Lucida Console" w:cs="Courier New"/>
          <w:color w:val="000000"/>
          <w:sz w:val="20"/>
          <w:szCs w:val="20"/>
          <w:bdr w:val="none" w:sz="0" w:space="0" w:color="auto" w:frame="1"/>
        </w:rPr>
        <w:t xml:space="preserve"> 1990</w:t>
      </w:r>
    </w:p>
    <w:p w14:paraId="0ACAE3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           </w:t>
      </w:r>
      <w:proofErr w:type="gramStart"/>
      <w:r w:rsidRPr="009046FF">
        <w:rPr>
          <w:rFonts w:ascii="Lucida Console" w:eastAsia="Times New Roman" w:hAnsi="Lucida Console" w:cs="Courier New"/>
          <w:color w:val="000000"/>
          <w:sz w:val="20"/>
          <w:szCs w:val="20"/>
          <w:bdr w:val="none" w:sz="0" w:space="0" w:color="auto" w:frame="1"/>
        </w:rPr>
        <w:t>6.22  Nintendo</w:t>
      </w:r>
      <w:proofErr w:type="gramEnd"/>
      <w:r w:rsidRPr="009046FF">
        <w:rPr>
          <w:rFonts w:ascii="Lucida Console" w:eastAsia="Times New Roman" w:hAnsi="Lucida Console" w:cs="Courier New"/>
          <w:color w:val="000000"/>
          <w:sz w:val="20"/>
          <w:szCs w:val="20"/>
          <w:bdr w:val="none" w:sz="0" w:space="0" w:color="auto" w:frame="1"/>
        </w:rPr>
        <w:t xml:space="preserve"> 1991</w:t>
      </w:r>
    </w:p>
    <w:p w14:paraId="24826F6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         </w:t>
      </w:r>
      <w:proofErr w:type="gramStart"/>
      <w:r w:rsidRPr="009046FF">
        <w:rPr>
          <w:rFonts w:ascii="Lucida Console" w:eastAsia="Times New Roman" w:hAnsi="Lucida Console" w:cs="Courier New"/>
          <w:color w:val="000000"/>
          <w:sz w:val="20"/>
          <w:szCs w:val="20"/>
          <w:bdr w:val="none" w:sz="0" w:space="0" w:color="auto" w:frame="1"/>
        </w:rPr>
        <w:t>12.66  Nintendo</w:t>
      </w:r>
      <w:proofErr w:type="gramEnd"/>
      <w:r w:rsidRPr="009046FF">
        <w:rPr>
          <w:rFonts w:ascii="Lucida Console" w:eastAsia="Times New Roman" w:hAnsi="Lucida Console" w:cs="Courier New"/>
          <w:color w:val="000000"/>
          <w:sz w:val="20"/>
          <w:szCs w:val="20"/>
          <w:bdr w:val="none" w:sz="0" w:space="0" w:color="auto" w:frame="1"/>
        </w:rPr>
        <w:t xml:space="preserve"> 1992</w:t>
      </w:r>
    </w:p>
    <w:p w14:paraId="3AF8E13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          </w:t>
      </w:r>
      <w:proofErr w:type="gramStart"/>
      <w:r w:rsidRPr="009046FF">
        <w:rPr>
          <w:rFonts w:ascii="Lucida Console" w:eastAsia="Times New Roman" w:hAnsi="Lucida Console" w:cs="Courier New"/>
          <w:color w:val="000000"/>
          <w:sz w:val="20"/>
          <w:szCs w:val="20"/>
          <w:bdr w:val="none" w:sz="0" w:space="0" w:color="auto" w:frame="1"/>
        </w:rPr>
        <w:t>6.99  Nintendo</w:t>
      </w:r>
      <w:proofErr w:type="gramEnd"/>
      <w:r w:rsidRPr="009046FF">
        <w:rPr>
          <w:rFonts w:ascii="Lucida Console" w:eastAsia="Times New Roman" w:hAnsi="Lucida Console" w:cs="Courier New"/>
          <w:color w:val="000000"/>
          <w:sz w:val="20"/>
          <w:szCs w:val="20"/>
          <w:bdr w:val="none" w:sz="0" w:space="0" w:color="auto" w:frame="1"/>
        </w:rPr>
        <w:t xml:space="preserve"> 1993</w:t>
      </w:r>
    </w:p>
    <w:p w14:paraId="78E3EA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          </w:t>
      </w:r>
      <w:proofErr w:type="gramStart"/>
      <w:r w:rsidRPr="009046FF">
        <w:rPr>
          <w:rFonts w:ascii="Lucida Console" w:eastAsia="Times New Roman" w:hAnsi="Lucida Console" w:cs="Courier New"/>
          <w:color w:val="000000"/>
          <w:sz w:val="20"/>
          <w:szCs w:val="20"/>
          <w:bdr w:val="none" w:sz="0" w:space="0" w:color="auto" w:frame="1"/>
        </w:rPr>
        <w:t>9.00  Nintendo</w:t>
      </w:r>
      <w:proofErr w:type="gramEnd"/>
      <w:r w:rsidRPr="009046FF">
        <w:rPr>
          <w:rFonts w:ascii="Lucida Console" w:eastAsia="Times New Roman" w:hAnsi="Lucida Console" w:cs="Courier New"/>
          <w:color w:val="000000"/>
          <w:sz w:val="20"/>
          <w:szCs w:val="20"/>
          <w:bdr w:val="none" w:sz="0" w:space="0" w:color="auto" w:frame="1"/>
        </w:rPr>
        <w:t xml:space="preserve"> 1994</w:t>
      </w:r>
    </w:p>
    <w:p w14:paraId="5AAE821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          </w:t>
      </w:r>
      <w:proofErr w:type="gramStart"/>
      <w:r w:rsidRPr="009046FF">
        <w:rPr>
          <w:rFonts w:ascii="Lucida Console" w:eastAsia="Times New Roman" w:hAnsi="Lucida Console" w:cs="Courier New"/>
          <w:color w:val="000000"/>
          <w:sz w:val="20"/>
          <w:szCs w:val="20"/>
          <w:bdr w:val="none" w:sz="0" w:space="0" w:color="auto" w:frame="1"/>
        </w:rPr>
        <w:t>7.45  Nintendo</w:t>
      </w:r>
      <w:proofErr w:type="gramEnd"/>
      <w:r w:rsidRPr="009046FF">
        <w:rPr>
          <w:rFonts w:ascii="Lucida Console" w:eastAsia="Times New Roman" w:hAnsi="Lucida Console" w:cs="Courier New"/>
          <w:color w:val="000000"/>
          <w:sz w:val="20"/>
          <w:szCs w:val="20"/>
          <w:bdr w:val="none" w:sz="0" w:space="0" w:color="auto" w:frame="1"/>
        </w:rPr>
        <w:t xml:space="preserve"> 1995</w:t>
      </w:r>
    </w:p>
    <w:p w14:paraId="73C2138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         </w:t>
      </w:r>
      <w:proofErr w:type="gramStart"/>
      <w:r w:rsidRPr="009046FF">
        <w:rPr>
          <w:rFonts w:ascii="Lucida Console" w:eastAsia="Times New Roman" w:hAnsi="Lucida Console" w:cs="Courier New"/>
          <w:color w:val="000000"/>
          <w:sz w:val="20"/>
          <w:szCs w:val="20"/>
          <w:bdr w:val="none" w:sz="0" w:space="0" w:color="auto" w:frame="1"/>
        </w:rPr>
        <w:t>21.14  Nintendo</w:t>
      </w:r>
      <w:proofErr w:type="gramEnd"/>
      <w:r w:rsidRPr="009046FF">
        <w:rPr>
          <w:rFonts w:ascii="Lucida Console" w:eastAsia="Times New Roman" w:hAnsi="Lucida Console" w:cs="Courier New"/>
          <w:color w:val="000000"/>
          <w:sz w:val="20"/>
          <w:szCs w:val="20"/>
          <w:bdr w:val="none" w:sz="0" w:space="0" w:color="auto" w:frame="1"/>
        </w:rPr>
        <w:t xml:space="preserve"> 1996</w:t>
      </w:r>
    </w:p>
    <w:p w14:paraId="777349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          </w:t>
      </w:r>
      <w:proofErr w:type="gramStart"/>
      <w:r w:rsidRPr="009046FF">
        <w:rPr>
          <w:rFonts w:ascii="Lucida Console" w:eastAsia="Times New Roman" w:hAnsi="Lucida Console" w:cs="Courier New"/>
          <w:color w:val="000000"/>
          <w:sz w:val="20"/>
          <w:szCs w:val="20"/>
          <w:bdr w:val="none" w:sz="0" w:space="0" w:color="auto" w:frame="1"/>
        </w:rPr>
        <w:t>4.23  Nintendo</w:t>
      </w:r>
      <w:proofErr w:type="gramEnd"/>
      <w:r w:rsidRPr="009046FF">
        <w:rPr>
          <w:rFonts w:ascii="Lucida Console" w:eastAsia="Times New Roman" w:hAnsi="Lucida Console" w:cs="Courier New"/>
          <w:color w:val="000000"/>
          <w:sz w:val="20"/>
          <w:szCs w:val="20"/>
          <w:bdr w:val="none" w:sz="0" w:space="0" w:color="auto" w:frame="1"/>
        </w:rPr>
        <w:t xml:space="preserve"> 1997</w:t>
      </w:r>
    </w:p>
    <w:p w14:paraId="1CE7F1E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         </w:t>
      </w:r>
      <w:proofErr w:type="gramStart"/>
      <w:r w:rsidRPr="009046FF">
        <w:rPr>
          <w:rFonts w:ascii="Lucida Console" w:eastAsia="Times New Roman" w:hAnsi="Lucida Console" w:cs="Courier New"/>
          <w:color w:val="000000"/>
          <w:sz w:val="20"/>
          <w:szCs w:val="20"/>
          <w:bdr w:val="none" w:sz="0" w:space="0" w:color="auto" w:frame="1"/>
        </w:rPr>
        <w:t>11.32  Nintendo</w:t>
      </w:r>
      <w:proofErr w:type="gramEnd"/>
      <w:r w:rsidRPr="009046FF">
        <w:rPr>
          <w:rFonts w:ascii="Lucida Console" w:eastAsia="Times New Roman" w:hAnsi="Lucida Console" w:cs="Courier New"/>
          <w:color w:val="000000"/>
          <w:sz w:val="20"/>
          <w:szCs w:val="20"/>
          <w:bdr w:val="none" w:sz="0" w:space="0" w:color="auto" w:frame="1"/>
        </w:rPr>
        <w:t xml:space="preserve"> 1998</w:t>
      </w:r>
    </w:p>
    <w:p w14:paraId="0938C91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         </w:t>
      </w:r>
      <w:proofErr w:type="gramStart"/>
      <w:r w:rsidRPr="009046FF">
        <w:rPr>
          <w:rFonts w:ascii="Lucida Console" w:eastAsia="Times New Roman" w:hAnsi="Lucida Console" w:cs="Courier New"/>
          <w:color w:val="000000"/>
          <w:sz w:val="20"/>
          <w:szCs w:val="20"/>
          <w:bdr w:val="none" w:sz="0" w:space="0" w:color="auto" w:frame="1"/>
        </w:rPr>
        <w:t>15.88  Nintendo</w:t>
      </w:r>
      <w:proofErr w:type="gramEnd"/>
      <w:r w:rsidRPr="009046FF">
        <w:rPr>
          <w:rFonts w:ascii="Lucida Console" w:eastAsia="Times New Roman" w:hAnsi="Lucida Console" w:cs="Courier New"/>
          <w:color w:val="000000"/>
          <w:sz w:val="20"/>
          <w:szCs w:val="20"/>
          <w:bdr w:val="none" w:sz="0" w:space="0" w:color="auto" w:frame="1"/>
        </w:rPr>
        <w:t xml:space="preserve"> 1999</w:t>
      </w:r>
    </w:p>
    <w:p w14:paraId="6286855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         </w:t>
      </w:r>
      <w:proofErr w:type="gramStart"/>
      <w:r w:rsidRPr="009046FF">
        <w:rPr>
          <w:rFonts w:ascii="Lucida Console" w:eastAsia="Times New Roman" w:hAnsi="Lucida Console" w:cs="Courier New"/>
          <w:color w:val="000000"/>
          <w:sz w:val="20"/>
          <w:szCs w:val="20"/>
          <w:bdr w:val="none" w:sz="0" w:space="0" w:color="auto" w:frame="1"/>
        </w:rPr>
        <w:t>10.53  Nintendo</w:t>
      </w:r>
      <w:proofErr w:type="gramEnd"/>
      <w:r w:rsidRPr="009046FF">
        <w:rPr>
          <w:rFonts w:ascii="Lucida Console" w:eastAsia="Times New Roman" w:hAnsi="Lucida Console" w:cs="Courier New"/>
          <w:color w:val="000000"/>
          <w:sz w:val="20"/>
          <w:szCs w:val="20"/>
          <w:bdr w:val="none" w:sz="0" w:space="0" w:color="auto" w:frame="1"/>
        </w:rPr>
        <w:t xml:space="preserve"> 2000</w:t>
      </w:r>
    </w:p>
    <w:p w14:paraId="5DB53CB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         </w:t>
      </w:r>
      <w:proofErr w:type="gramStart"/>
      <w:r w:rsidRPr="009046FF">
        <w:rPr>
          <w:rFonts w:ascii="Lucida Console" w:eastAsia="Times New Roman" w:hAnsi="Lucida Console" w:cs="Courier New"/>
          <w:color w:val="000000"/>
          <w:sz w:val="20"/>
          <w:szCs w:val="20"/>
          <w:bdr w:val="none" w:sz="0" w:space="0" w:color="auto" w:frame="1"/>
        </w:rPr>
        <w:t>11.15  Nintendo</w:t>
      </w:r>
      <w:proofErr w:type="gramEnd"/>
      <w:r w:rsidRPr="009046FF">
        <w:rPr>
          <w:rFonts w:ascii="Lucida Console" w:eastAsia="Times New Roman" w:hAnsi="Lucida Console" w:cs="Courier New"/>
          <w:color w:val="000000"/>
          <w:sz w:val="20"/>
          <w:szCs w:val="20"/>
          <w:bdr w:val="none" w:sz="0" w:space="0" w:color="auto" w:frame="1"/>
        </w:rPr>
        <w:t xml:space="preserve"> 2001</w:t>
      </w:r>
    </w:p>
    <w:p w14:paraId="0CE7B6A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20         </w:t>
      </w:r>
      <w:proofErr w:type="gramStart"/>
      <w:r w:rsidRPr="009046FF">
        <w:rPr>
          <w:rFonts w:ascii="Lucida Console" w:eastAsia="Times New Roman" w:hAnsi="Lucida Console" w:cs="Courier New"/>
          <w:color w:val="000000"/>
          <w:sz w:val="20"/>
          <w:szCs w:val="20"/>
          <w:bdr w:val="none" w:sz="0" w:space="0" w:color="auto" w:frame="1"/>
        </w:rPr>
        <w:t>11.90  Nintendo</w:t>
      </w:r>
      <w:proofErr w:type="gramEnd"/>
      <w:r w:rsidRPr="009046FF">
        <w:rPr>
          <w:rFonts w:ascii="Lucida Console" w:eastAsia="Times New Roman" w:hAnsi="Lucida Console" w:cs="Courier New"/>
          <w:color w:val="000000"/>
          <w:sz w:val="20"/>
          <w:szCs w:val="20"/>
          <w:bdr w:val="none" w:sz="0" w:space="0" w:color="auto" w:frame="1"/>
        </w:rPr>
        <w:t xml:space="preserve"> 2002</w:t>
      </w:r>
    </w:p>
    <w:p w14:paraId="305669D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          </w:t>
      </w:r>
      <w:proofErr w:type="gramStart"/>
      <w:r w:rsidRPr="009046FF">
        <w:rPr>
          <w:rFonts w:ascii="Lucida Console" w:eastAsia="Times New Roman" w:hAnsi="Lucida Console" w:cs="Courier New"/>
          <w:color w:val="000000"/>
          <w:sz w:val="20"/>
          <w:szCs w:val="20"/>
          <w:bdr w:val="none" w:sz="0" w:space="0" w:color="auto" w:frame="1"/>
        </w:rPr>
        <w:t>9.85  Nintendo</w:t>
      </w:r>
      <w:proofErr w:type="gramEnd"/>
      <w:r w:rsidRPr="009046FF">
        <w:rPr>
          <w:rFonts w:ascii="Lucida Console" w:eastAsia="Times New Roman" w:hAnsi="Lucida Console" w:cs="Courier New"/>
          <w:color w:val="000000"/>
          <w:sz w:val="20"/>
          <w:szCs w:val="20"/>
          <w:bdr w:val="none" w:sz="0" w:space="0" w:color="auto" w:frame="1"/>
        </w:rPr>
        <w:t xml:space="preserve"> 2003</w:t>
      </w:r>
    </w:p>
    <w:p w14:paraId="7E27937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         </w:t>
      </w:r>
      <w:proofErr w:type="gramStart"/>
      <w:r w:rsidRPr="009046FF">
        <w:rPr>
          <w:rFonts w:ascii="Lucida Console" w:eastAsia="Times New Roman" w:hAnsi="Lucida Console" w:cs="Courier New"/>
          <w:color w:val="000000"/>
          <w:sz w:val="20"/>
          <w:szCs w:val="20"/>
          <w:bdr w:val="none" w:sz="0" w:space="0" w:color="auto" w:frame="1"/>
        </w:rPr>
        <w:t>17.47  Nintendo</w:t>
      </w:r>
      <w:proofErr w:type="gramEnd"/>
      <w:r w:rsidRPr="009046FF">
        <w:rPr>
          <w:rFonts w:ascii="Lucida Console" w:eastAsia="Times New Roman" w:hAnsi="Lucida Console" w:cs="Courier New"/>
          <w:color w:val="000000"/>
          <w:sz w:val="20"/>
          <w:szCs w:val="20"/>
          <w:bdr w:val="none" w:sz="0" w:space="0" w:color="auto" w:frame="1"/>
        </w:rPr>
        <w:t xml:space="preserve"> 2004</w:t>
      </w:r>
    </w:p>
    <w:p w14:paraId="4F51B3D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         </w:t>
      </w:r>
      <w:proofErr w:type="gramStart"/>
      <w:r w:rsidRPr="009046FF">
        <w:rPr>
          <w:rFonts w:ascii="Lucida Console" w:eastAsia="Times New Roman" w:hAnsi="Lucida Console" w:cs="Courier New"/>
          <w:color w:val="000000"/>
          <w:sz w:val="20"/>
          <w:szCs w:val="20"/>
          <w:bdr w:val="none" w:sz="0" w:space="0" w:color="auto" w:frame="1"/>
        </w:rPr>
        <w:t>29.50  Nintendo</w:t>
      </w:r>
      <w:proofErr w:type="gramEnd"/>
      <w:r w:rsidRPr="009046FF">
        <w:rPr>
          <w:rFonts w:ascii="Lucida Console" w:eastAsia="Times New Roman" w:hAnsi="Lucida Console" w:cs="Courier New"/>
          <w:color w:val="000000"/>
          <w:sz w:val="20"/>
          <w:szCs w:val="20"/>
          <w:bdr w:val="none" w:sz="0" w:space="0" w:color="auto" w:frame="1"/>
        </w:rPr>
        <w:t xml:space="preserve"> 2005</w:t>
      </w:r>
    </w:p>
    <w:p w14:paraId="0C6E31E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24         </w:t>
      </w:r>
      <w:proofErr w:type="gramStart"/>
      <w:r w:rsidRPr="009046FF">
        <w:rPr>
          <w:rFonts w:ascii="Lucida Console" w:eastAsia="Times New Roman" w:hAnsi="Lucida Console" w:cs="Courier New"/>
          <w:color w:val="000000"/>
          <w:sz w:val="20"/>
          <w:szCs w:val="20"/>
          <w:bdr w:val="none" w:sz="0" w:space="0" w:color="auto" w:frame="1"/>
        </w:rPr>
        <w:t>32.97  Nintendo</w:t>
      </w:r>
      <w:proofErr w:type="gramEnd"/>
      <w:r w:rsidRPr="009046FF">
        <w:rPr>
          <w:rFonts w:ascii="Lucida Console" w:eastAsia="Times New Roman" w:hAnsi="Lucida Console" w:cs="Courier New"/>
          <w:color w:val="000000"/>
          <w:sz w:val="20"/>
          <w:szCs w:val="20"/>
          <w:bdr w:val="none" w:sz="0" w:space="0" w:color="auto" w:frame="1"/>
        </w:rPr>
        <w:t xml:space="preserve"> 2006</w:t>
      </w:r>
    </w:p>
    <w:p w14:paraId="7A7E28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         </w:t>
      </w:r>
      <w:proofErr w:type="gramStart"/>
      <w:r w:rsidRPr="009046FF">
        <w:rPr>
          <w:rFonts w:ascii="Lucida Console" w:eastAsia="Times New Roman" w:hAnsi="Lucida Console" w:cs="Courier New"/>
          <w:color w:val="000000"/>
          <w:sz w:val="20"/>
          <w:szCs w:val="20"/>
          <w:bdr w:val="none" w:sz="0" w:space="0" w:color="auto" w:frame="1"/>
        </w:rPr>
        <w:t>19.98  Nintendo</w:t>
      </w:r>
      <w:proofErr w:type="gramEnd"/>
      <w:r w:rsidRPr="009046FF">
        <w:rPr>
          <w:rFonts w:ascii="Lucida Console" w:eastAsia="Times New Roman" w:hAnsi="Lucida Console" w:cs="Courier New"/>
          <w:color w:val="000000"/>
          <w:sz w:val="20"/>
          <w:szCs w:val="20"/>
          <w:bdr w:val="none" w:sz="0" w:space="0" w:color="auto" w:frame="1"/>
        </w:rPr>
        <w:t xml:space="preserve"> 2007</w:t>
      </w:r>
    </w:p>
    <w:p w14:paraId="54E8EED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         </w:t>
      </w:r>
      <w:proofErr w:type="gramStart"/>
      <w:r w:rsidRPr="009046FF">
        <w:rPr>
          <w:rFonts w:ascii="Lucida Console" w:eastAsia="Times New Roman" w:hAnsi="Lucida Console" w:cs="Courier New"/>
          <w:color w:val="000000"/>
          <w:sz w:val="20"/>
          <w:szCs w:val="20"/>
          <w:bdr w:val="none" w:sz="0" w:space="0" w:color="auto" w:frame="1"/>
        </w:rPr>
        <w:t>19.96  Nintendo</w:t>
      </w:r>
      <w:proofErr w:type="gramEnd"/>
      <w:r w:rsidRPr="009046FF">
        <w:rPr>
          <w:rFonts w:ascii="Lucida Console" w:eastAsia="Times New Roman" w:hAnsi="Lucida Console" w:cs="Courier New"/>
          <w:color w:val="000000"/>
          <w:sz w:val="20"/>
          <w:szCs w:val="20"/>
          <w:bdr w:val="none" w:sz="0" w:space="0" w:color="auto" w:frame="1"/>
        </w:rPr>
        <w:t xml:space="preserve"> 2008</w:t>
      </w:r>
    </w:p>
    <w:p w14:paraId="0720A0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         </w:t>
      </w:r>
      <w:proofErr w:type="gramStart"/>
      <w:r w:rsidRPr="009046FF">
        <w:rPr>
          <w:rFonts w:ascii="Lucida Console" w:eastAsia="Times New Roman" w:hAnsi="Lucida Console" w:cs="Courier New"/>
          <w:color w:val="000000"/>
          <w:sz w:val="20"/>
          <w:szCs w:val="20"/>
          <w:bdr w:val="none" w:sz="0" w:space="0" w:color="auto" w:frame="1"/>
        </w:rPr>
        <w:t>29.82  Nintendo</w:t>
      </w:r>
      <w:proofErr w:type="gramEnd"/>
      <w:r w:rsidRPr="009046FF">
        <w:rPr>
          <w:rFonts w:ascii="Lucida Console" w:eastAsia="Times New Roman" w:hAnsi="Lucida Console" w:cs="Courier New"/>
          <w:color w:val="000000"/>
          <w:sz w:val="20"/>
          <w:szCs w:val="20"/>
          <w:bdr w:val="none" w:sz="0" w:space="0" w:color="auto" w:frame="1"/>
        </w:rPr>
        <w:t xml:space="preserve"> 2009</w:t>
      </w:r>
    </w:p>
    <w:p w14:paraId="09C4BBE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         </w:t>
      </w:r>
      <w:proofErr w:type="gramStart"/>
      <w:r w:rsidRPr="009046FF">
        <w:rPr>
          <w:rFonts w:ascii="Lucida Console" w:eastAsia="Times New Roman" w:hAnsi="Lucida Console" w:cs="Courier New"/>
          <w:color w:val="000000"/>
          <w:sz w:val="20"/>
          <w:szCs w:val="20"/>
          <w:bdr w:val="none" w:sz="0" w:space="0" w:color="auto" w:frame="1"/>
        </w:rPr>
        <w:t>16.30  Nintendo</w:t>
      </w:r>
      <w:proofErr w:type="gramEnd"/>
      <w:r w:rsidRPr="009046FF">
        <w:rPr>
          <w:rFonts w:ascii="Lucida Console" w:eastAsia="Times New Roman" w:hAnsi="Lucida Console" w:cs="Courier New"/>
          <w:color w:val="000000"/>
          <w:sz w:val="20"/>
          <w:szCs w:val="20"/>
          <w:bdr w:val="none" w:sz="0" w:space="0" w:color="auto" w:frame="1"/>
        </w:rPr>
        <w:t xml:space="preserve"> 2010</w:t>
      </w:r>
    </w:p>
    <w:p w14:paraId="5B68421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         </w:t>
      </w:r>
      <w:proofErr w:type="gramStart"/>
      <w:r w:rsidRPr="009046FF">
        <w:rPr>
          <w:rFonts w:ascii="Lucida Console" w:eastAsia="Times New Roman" w:hAnsi="Lucida Console" w:cs="Courier New"/>
          <w:color w:val="000000"/>
          <w:sz w:val="20"/>
          <w:szCs w:val="20"/>
          <w:bdr w:val="none" w:sz="0" w:space="0" w:color="auto" w:frame="1"/>
        </w:rPr>
        <w:t>13.43  Nintendo</w:t>
      </w:r>
      <w:proofErr w:type="gramEnd"/>
      <w:r w:rsidRPr="009046FF">
        <w:rPr>
          <w:rFonts w:ascii="Lucida Console" w:eastAsia="Times New Roman" w:hAnsi="Lucida Console" w:cs="Courier New"/>
          <w:color w:val="000000"/>
          <w:sz w:val="20"/>
          <w:szCs w:val="20"/>
          <w:bdr w:val="none" w:sz="0" w:space="0" w:color="auto" w:frame="1"/>
        </w:rPr>
        <w:t xml:space="preserve"> 2011</w:t>
      </w:r>
    </w:p>
    <w:p w14:paraId="49BC2B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         </w:t>
      </w:r>
      <w:proofErr w:type="gramStart"/>
      <w:r w:rsidRPr="009046FF">
        <w:rPr>
          <w:rFonts w:ascii="Lucida Console" w:eastAsia="Times New Roman" w:hAnsi="Lucida Console" w:cs="Courier New"/>
          <w:color w:val="000000"/>
          <w:sz w:val="20"/>
          <w:szCs w:val="20"/>
          <w:bdr w:val="none" w:sz="0" w:space="0" w:color="auto" w:frame="1"/>
        </w:rPr>
        <w:t>18.56  Nintendo</w:t>
      </w:r>
      <w:proofErr w:type="gramEnd"/>
      <w:r w:rsidRPr="009046FF">
        <w:rPr>
          <w:rFonts w:ascii="Lucida Console" w:eastAsia="Times New Roman" w:hAnsi="Lucida Console" w:cs="Courier New"/>
          <w:color w:val="000000"/>
          <w:sz w:val="20"/>
          <w:szCs w:val="20"/>
          <w:bdr w:val="none" w:sz="0" w:space="0" w:color="auto" w:frame="1"/>
        </w:rPr>
        <w:t xml:space="preserve"> 2012</w:t>
      </w:r>
    </w:p>
    <w:p w14:paraId="52D5CC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         </w:t>
      </w:r>
      <w:proofErr w:type="gramStart"/>
      <w:r w:rsidRPr="009046FF">
        <w:rPr>
          <w:rFonts w:ascii="Lucida Console" w:eastAsia="Times New Roman" w:hAnsi="Lucida Console" w:cs="Courier New"/>
          <w:color w:val="000000"/>
          <w:sz w:val="20"/>
          <w:szCs w:val="20"/>
          <w:bdr w:val="none" w:sz="0" w:space="0" w:color="auto" w:frame="1"/>
        </w:rPr>
        <w:t>14.39  Nintendo</w:t>
      </w:r>
      <w:proofErr w:type="gramEnd"/>
      <w:r w:rsidRPr="009046FF">
        <w:rPr>
          <w:rFonts w:ascii="Lucida Console" w:eastAsia="Times New Roman" w:hAnsi="Lucida Console" w:cs="Courier New"/>
          <w:color w:val="000000"/>
          <w:sz w:val="20"/>
          <w:szCs w:val="20"/>
          <w:bdr w:val="none" w:sz="0" w:space="0" w:color="auto" w:frame="1"/>
        </w:rPr>
        <w:t xml:space="preserve"> 2013</w:t>
      </w:r>
    </w:p>
    <w:p w14:paraId="6F0A156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         </w:t>
      </w:r>
      <w:proofErr w:type="gramStart"/>
      <w:r w:rsidRPr="009046FF">
        <w:rPr>
          <w:rFonts w:ascii="Lucida Console" w:eastAsia="Times New Roman" w:hAnsi="Lucida Console" w:cs="Courier New"/>
          <w:color w:val="000000"/>
          <w:sz w:val="20"/>
          <w:szCs w:val="20"/>
          <w:bdr w:val="none" w:sz="0" w:space="0" w:color="auto" w:frame="1"/>
        </w:rPr>
        <w:t>16.12  Nintendo</w:t>
      </w:r>
      <w:proofErr w:type="gramEnd"/>
      <w:r w:rsidRPr="009046FF">
        <w:rPr>
          <w:rFonts w:ascii="Lucida Console" w:eastAsia="Times New Roman" w:hAnsi="Lucida Console" w:cs="Courier New"/>
          <w:color w:val="000000"/>
          <w:sz w:val="20"/>
          <w:szCs w:val="20"/>
          <w:bdr w:val="none" w:sz="0" w:space="0" w:color="auto" w:frame="1"/>
        </w:rPr>
        <w:t xml:space="preserve"> 2014</w:t>
      </w:r>
    </w:p>
    <w:p w14:paraId="70E331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          </w:t>
      </w:r>
      <w:proofErr w:type="gramStart"/>
      <w:r w:rsidRPr="009046FF">
        <w:rPr>
          <w:rFonts w:ascii="Lucida Console" w:eastAsia="Times New Roman" w:hAnsi="Lucida Console" w:cs="Courier New"/>
          <w:color w:val="000000"/>
          <w:sz w:val="20"/>
          <w:szCs w:val="20"/>
          <w:bdr w:val="none" w:sz="0" w:space="0" w:color="auto" w:frame="1"/>
        </w:rPr>
        <w:t>8.57  Nintendo</w:t>
      </w:r>
      <w:proofErr w:type="gramEnd"/>
      <w:r w:rsidRPr="009046FF">
        <w:rPr>
          <w:rFonts w:ascii="Lucida Console" w:eastAsia="Times New Roman" w:hAnsi="Lucida Console" w:cs="Courier New"/>
          <w:color w:val="000000"/>
          <w:sz w:val="20"/>
          <w:szCs w:val="20"/>
          <w:bdr w:val="none" w:sz="0" w:space="0" w:color="auto" w:frame="1"/>
        </w:rPr>
        <w:t xml:space="preserve"> 2015</w:t>
      </w:r>
    </w:p>
    <w:p w14:paraId="56F9B61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34          </w:t>
      </w:r>
      <w:proofErr w:type="gramStart"/>
      <w:r w:rsidRPr="009046FF">
        <w:rPr>
          <w:rFonts w:ascii="Lucida Console" w:eastAsia="Times New Roman" w:hAnsi="Lucida Console" w:cs="Courier New"/>
          <w:color w:val="000000"/>
          <w:sz w:val="20"/>
          <w:szCs w:val="20"/>
          <w:bdr w:val="none" w:sz="0" w:space="0" w:color="auto" w:frame="1"/>
        </w:rPr>
        <w:t>1.17  Nintendo</w:t>
      </w:r>
      <w:proofErr w:type="gramEnd"/>
      <w:r w:rsidRPr="009046FF">
        <w:rPr>
          <w:rFonts w:ascii="Lucida Console" w:eastAsia="Times New Roman" w:hAnsi="Lucida Console" w:cs="Courier New"/>
          <w:color w:val="000000"/>
          <w:sz w:val="20"/>
          <w:szCs w:val="20"/>
          <w:bdr w:val="none" w:sz="0" w:space="0" w:color="auto" w:frame="1"/>
        </w:rPr>
        <w:t xml:space="preserve"> 2016</w:t>
      </w:r>
    </w:p>
    <w:p w14:paraId="44CCB5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35          </w:t>
      </w:r>
      <w:proofErr w:type="gramStart"/>
      <w:r w:rsidRPr="009046FF">
        <w:rPr>
          <w:rFonts w:ascii="Lucida Console" w:eastAsia="Times New Roman" w:hAnsi="Lucida Console" w:cs="Courier New"/>
          <w:color w:val="000000"/>
          <w:sz w:val="20"/>
          <w:szCs w:val="20"/>
          <w:bdr w:val="none" w:sz="0" w:space="0" w:color="auto" w:frame="1"/>
        </w:rPr>
        <w:t>0.43  Nintendo</w:t>
      </w:r>
      <w:proofErr w:type="gramEnd"/>
      <w:r w:rsidRPr="009046FF">
        <w:rPr>
          <w:rFonts w:ascii="Lucida Console" w:eastAsia="Times New Roman" w:hAnsi="Lucida Console" w:cs="Courier New"/>
          <w:color w:val="000000"/>
          <w:sz w:val="20"/>
          <w:szCs w:val="20"/>
          <w:bdr w:val="none" w:sz="0" w:space="0" w:color="auto" w:frame="1"/>
        </w:rPr>
        <w:t xml:space="preserve">  N/A</w:t>
      </w:r>
    </w:p>
    <w:p w14:paraId="7C68557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nintendoEU</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EU_Sales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Publisher,Year</w:t>
      </w:r>
      <w:proofErr w:type="spellEnd"/>
      <w:r w:rsidRPr="009046FF">
        <w:rPr>
          <w:rFonts w:ascii="Lucida Console" w:eastAsia="Times New Roman" w:hAnsi="Lucida Console" w:cs="Courier New"/>
          <w:color w:val="0000FF"/>
          <w:sz w:val="20"/>
          <w:szCs w:val="20"/>
        </w:rPr>
        <w:t xml:space="preserve"> FROM VG WHERE Publisher = 'Nintendo' group by Year")</w:t>
      </w:r>
    </w:p>
    <w:p w14:paraId="49A298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nintendoEU</w:t>
      </w:r>
      <w:proofErr w:type="spellEnd"/>
    </w:p>
    <w:p w14:paraId="7DB6001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EU_Sales</w:t>
      </w:r>
      <w:proofErr w:type="spellEnd"/>
      <w:r w:rsidRPr="009046FF">
        <w:rPr>
          <w:rFonts w:ascii="Lucida Console" w:eastAsia="Times New Roman" w:hAnsi="Lucida Console" w:cs="Courier New"/>
          <w:color w:val="000000"/>
          <w:sz w:val="20"/>
          <w:szCs w:val="20"/>
          <w:bdr w:val="none" w:sz="0" w:space="0" w:color="auto" w:frame="1"/>
        </w:rPr>
        <w:t>) Publisher Year</w:t>
      </w:r>
    </w:p>
    <w:p w14:paraId="4A2E869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w:t>
      </w:r>
      <w:proofErr w:type="gramStart"/>
      <w:r w:rsidRPr="009046FF">
        <w:rPr>
          <w:rFonts w:ascii="Lucida Console" w:eastAsia="Times New Roman" w:hAnsi="Lucida Console" w:cs="Courier New"/>
          <w:color w:val="000000"/>
          <w:sz w:val="20"/>
          <w:szCs w:val="20"/>
          <w:bdr w:val="none" w:sz="0" w:space="0" w:color="auto" w:frame="1"/>
        </w:rPr>
        <w:t>0.46  Nintendo</w:t>
      </w:r>
      <w:proofErr w:type="gramEnd"/>
      <w:r w:rsidRPr="009046FF">
        <w:rPr>
          <w:rFonts w:ascii="Lucida Console" w:eastAsia="Times New Roman" w:hAnsi="Lucida Console" w:cs="Courier New"/>
          <w:color w:val="000000"/>
          <w:sz w:val="20"/>
          <w:szCs w:val="20"/>
          <w:bdr w:val="none" w:sz="0" w:space="0" w:color="auto" w:frame="1"/>
        </w:rPr>
        <w:t xml:space="preserve"> 1983</w:t>
      </w:r>
    </w:p>
    <w:p w14:paraId="75ED273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           </w:t>
      </w:r>
      <w:proofErr w:type="gramStart"/>
      <w:r w:rsidRPr="009046FF">
        <w:rPr>
          <w:rFonts w:ascii="Lucida Console" w:eastAsia="Times New Roman" w:hAnsi="Lucida Console" w:cs="Courier New"/>
          <w:color w:val="000000"/>
          <w:sz w:val="20"/>
          <w:szCs w:val="20"/>
          <w:bdr w:val="none" w:sz="0" w:space="0" w:color="auto" w:frame="1"/>
        </w:rPr>
        <w:t>1.95  Nintendo</w:t>
      </w:r>
      <w:proofErr w:type="gramEnd"/>
      <w:r w:rsidRPr="009046FF">
        <w:rPr>
          <w:rFonts w:ascii="Lucida Console" w:eastAsia="Times New Roman" w:hAnsi="Lucida Console" w:cs="Courier New"/>
          <w:color w:val="000000"/>
          <w:sz w:val="20"/>
          <w:szCs w:val="20"/>
          <w:bdr w:val="none" w:sz="0" w:space="0" w:color="auto" w:frame="1"/>
        </w:rPr>
        <w:t xml:space="preserve"> 1984</w:t>
      </w:r>
    </w:p>
    <w:p w14:paraId="260742B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           </w:t>
      </w:r>
      <w:proofErr w:type="gramStart"/>
      <w:r w:rsidRPr="009046FF">
        <w:rPr>
          <w:rFonts w:ascii="Lucida Console" w:eastAsia="Times New Roman" w:hAnsi="Lucida Console" w:cs="Courier New"/>
          <w:color w:val="000000"/>
          <w:sz w:val="20"/>
          <w:szCs w:val="20"/>
          <w:bdr w:val="none" w:sz="0" w:space="0" w:color="auto" w:frame="1"/>
        </w:rPr>
        <w:t>4.54  Nintendo</w:t>
      </w:r>
      <w:proofErr w:type="gramEnd"/>
      <w:r w:rsidRPr="009046FF">
        <w:rPr>
          <w:rFonts w:ascii="Lucida Console" w:eastAsia="Times New Roman" w:hAnsi="Lucida Console" w:cs="Courier New"/>
          <w:color w:val="000000"/>
          <w:sz w:val="20"/>
          <w:szCs w:val="20"/>
          <w:bdr w:val="none" w:sz="0" w:space="0" w:color="auto" w:frame="1"/>
        </w:rPr>
        <w:t xml:space="preserve"> 1985</w:t>
      </w:r>
    </w:p>
    <w:p w14:paraId="7F96AA7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           </w:t>
      </w:r>
      <w:proofErr w:type="gramStart"/>
      <w:r w:rsidRPr="009046FF">
        <w:rPr>
          <w:rFonts w:ascii="Lucida Console" w:eastAsia="Times New Roman" w:hAnsi="Lucida Console" w:cs="Courier New"/>
          <w:color w:val="000000"/>
          <w:sz w:val="20"/>
          <w:szCs w:val="20"/>
          <w:bdr w:val="none" w:sz="0" w:space="0" w:color="auto" w:frame="1"/>
        </w:rPr>
        <w:t>1.73  Nintendo</w:t>
      </w:r>
      <w:proofErr w:type="gramEnd"/>
      <w:r w:rsidRPr="009046FF">
        <w:rPr>
          <w:rFonts w:ascii="Lucida Console" w:eastAsia="Times New Roman" w:hAnsi="Lucida Console" w:cs="Courier New"/>
          <w:color w:val="000000"/>
          <w:sz w:val="20"/>
          <w:szCs w:val="20"/>
          <w:bdr w:val="none" w:sz="0" w:space="0" w:color="auto" w:frame="1"/>
        </w:rPr>
        <w:t xml:space="preserve"> 1986</w:t>
      </w:r>
    </w:p>
    <w:p w14:paraId="52165E1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5           </w:t>
      </w:r>
      <w:proofErr w:type="gramStart"/>
      <w:r w:rsidRPr="009046FF">
        <w:rPr>
          <w:rFonts w:ascii="Lucida Console" w:eastAsia="Times New Roman" w:hAnsi="Lucida Console" w:cs="Courier New"/>
          <w:color w:val="000000"/>
          <w:sz w:val="20"/>
          <w:szCs w:val="20"/>
          <w:bdr w:val="none" w:sz="0" w:space="0" w:color="auto" w:frame="1"/>
        </w:rPr>
        <w:t>1.18  Nintendo</w:t>
      </w:r>
      <w:proofErr w:type="gramEnd"/>
      <w:r w:rsidRPr="009046FF">
        <w:rPr>
          <w:rFonts w:ascii="Lucida Console" w:eastAsia="Times New Roman" w:hAnsi="Lucida Console" w:cs="Courier New"/>
          <w:color w:val="000000"/>
          <w:sz w:val="20"/>
          <w:szCs w:val="20"/>
          <w:bdr w:val="none" w:sz="0" w:space="0" w:color="auto" w:frame="1"/>
        </w:rPr>
        <w:t xml:space="preserve"> 1987</w:t>
      </w:r>
    </w:p>
    <w:p w14:paraId="3F25521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           </w:t>
      </w:r>
      <w:proofErr w:type="gramStart"/>
      <w:r w:rsidRPr="009046FF">
        <w:rPr>
          <w:rFonts w:ascii="Lucida Console" w:eastAsia="Times New Roman" w:hAnsi="Lucida Console" w:cs="Courier New"/>
          <w:color w:val="000000"/>
          <w:sz w:val="20"/>
          <w:szCs w:val="20"/>
          <w:bdr w:val="none" w:sz="0" w:space="0" w:color="auto" w:frame="1"/>
        </w:rPr>
        <w:t>6.15  Nintendo</w:t>
      </w:r>
      <w:proofErr w:type="gramEnd"/>
      <w:r w:rsidRPr="009046FF">
        <w:rPr>
          <w:rFonts w:ascii="Lucida Console" w:eastAsia="Times New Roman" w:hAnsi="Lucida Console" w:cs="Courier New"/>
          <w:color w:val="000000"/>
          <w:sz w:val="20"/>
          <w:szCs w:val="20"/>
          <w:bdr w:val="none" w:sz="0" w:space="0" w:color="auto" w:frame="1"/>
        </w:rPr>
        <w:t xml:space="preserve"> 1988</w:t>
      </w:r>
    </w:p>
    <w:p w14:paraId="15CAB76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           </w:t>
      </w:r>
      <w:proofErr w:type="gramStart"/>
      <w:r w:rsidRPr="009046FF">
        <w:rPr>
          <w:rFonts w:ascii="Lucida Console" w:eastAsia="Times New Roman" w:hAnsi="Lucida Console" w:cs="Courier New"/>
          <w:color w:val="000000"/>
          <w:sz w:val="20"/>
          <w:szCs w:val="20"/>
          <w:bdr w:val="none" w:sz="0" w:space="0" w:color="auto" w:frame="1"/>
        </w:rPr>
        <w:t>7.60  Nintendo</w:t>
      </w:r>
      <w:proofErr w:type="gramEnd"/>
      <w:r w:rsidRPr="009046FF">
        <w:rPr>
          <w:rFonts w:ascii="Lucida Console" w:eastAsia="Times New Roman" w:hAnsi="Lucida Console" w:cs="Courier New"/>
          <w:color w:val="000000"/>
          <w:sz w:val="20"/>
          <w:szCs w:val="20"/>
          <w:bdr w:val="none" w:sz="0" w:space="0" w:color="auto" w:frame="1"/>
        </w:rPr>
        <w:t xml:space="preserve"> 1989</w:t>
      </w:r>
    </w:p>
    <w:p w14:paraId="1CEB117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           </w:t>
      </w:r>
      <w:proofErr w:type="gramStart"/>
      <w:r w:rsidRPr="009046FF">
        <w:rPr>
          <w:rFonts w:ascii="Lucida Console" w:eastAsia="Times New Roman" w:hAnsi="Lucida Console" w:cs="Courier New"/>
          <w:color w:val="000000"/>
          <w:sz w:val="20"/>
          <w:szCs w:val="20"/>
          <w:bdr w:val="none" w:sz="0" w:space="0" w:color="auto" w:frame="1"/>
        </w:rPr>
        <w:t>6.42  Nintendo</w:t>
      </w:r>
      <w:proofErr w:type="gramEnd"/>
      <w:r w:rsidRPr="009046FF">
        <w:rPr>
          <w:rFonts w:ascii="Lucida Console" w:eastAsia="Times New Roman" w:hAnsi="Lucida Console" w:cs="Courier New"/>
          <w:color w:val="000000"/>
          <w:sz w:val="20"/>
          <w:szCs w:val="20"/>
          <w:bdr w:val="none" w:sz="0" w:space="0" w:color="auto" w:frame="1"/>
        </w:rPr>
        <w:t xml:space="preserve"> 1990</w:t>
      </w:r>
    </w:p>
    <w:p w14:paraId="0108A47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           </w:t>
      </w:r>
      <w:proofErr w:type="gramStart"/>
      <w:r w:rsidRPr="009046FF">
        <w:rPr>
          <w:rFonts w:ascii="Lucida Console" w:eastAsia="Times New Roman" w:hAnsi="Lucida Console" w:cs="Courier New"/>
          <w:color w:val="000000"/>
          <w:sz w:val="20"/>
          <w:szCs w:val="20"/>
          <w:bdr w:val="none" w:sz="0" w:space="0" w:color="auto" w:frame="1"/>
        </w:rPr>
        <w:t>2.47  Nintendo</w:t>
      </w:r>
      <w:proofErr w:type="gramEnd"/>
      <w:r w:rsidRPr="009046FF">
        <w:rPr>
          <w:rFonts w:ascii="Lucida Console" w:eastAsia="Times New Roman" w:hAnsi="Lucida Console" w:cs="Courier New"/>
          <w:color w:val="000000"/>
          <w:sz w:val="20"/>
          <w:szCs w:val="20"/>
          <w:bdr w:val="none" w:sz="0" w:space="0" w:color="auto" w:frame="1"/>
        </w:rPr>
        <w:t xml:space="preserve"> 1991</w:t>
      </w:r>
    </w:p>
    <w:p w14:paraId="43996A1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          </w:t>
      </w:r>
      <w:proofErr w:type="gramStart"/>
      <w:r w:rsidRPr="009046FF">
        <w:rPr>
          <w:rFonts w:ascii="Lucida Console" w:eastAsia="Times New Roman" w:hAnsi="Lucida Console" w:cs="Courier New"/>
          <w:color w:val="000000"/>
          <w:sz w:val="20"/>
          <w:szCs w:val="20"/>
          <w:bdr w:val="none" w:sz="0" w:space="0" w:color="auto" w:frame="1"/>
        </w:rPr>
        <w:t>6.08  Nintendo</w:t>
      </w:r>
      <w:proofErr w:type="gramEnd"/>
      <w:r w:rsidRPr="009046FF">
        <w:rPr>
          <w:rFonts w:ascii="Lucida Console" w:eastAsia="Times New Roman" w:hAnsi="Lucida Console" w:cs="Courier New"/>
          <w:color w:val="000000"/>
          <w:sz w:val="20"/>
          <w:szCs w:val="20"/>
          <w:bdr w:val="none" w:sz="0" w:space="0" w:color="auto" w:frame="1"/>
        </w:rPr>
        <w:t xml:space="preserve"> 1992</w:t>
      </w:r>
    </w:p>
    <w:p w14:paraId="6F8751B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          </w:t>
      </w:r>
      <w:proofErr w:type="gramStart"/>
      <w:r w:rsidRPr="009046FF">
        <w:rPr>
          <w:rFonts w:ascii="Lucida Console" w:eastAsia="Times New Roman" w:hAnsi="Lucida Console" w:cs="Courier New"/>
          <w:color w:val="000000"/>
          <w:sz w:val="20"/>
          <w:szCs w:val="20"/>
          <w:bdr w:val="none" w:sz="0" w:space="0" w:color="auto" w:frame="1"/>
        </w:rPr>
        <w:t>3.09  Nintendo</w:t>
      </w:r>
      <w:proofErr w:type="gramEnd"/>
      <w:r w:rsidRPr="009046FF">
        <w:rPr>
          <w:rFonts w:ascii="Lucida Console" w:eastAsia="Times New Roman" w:hAnsi="Lucida Console" w:cs="Courier New"/>
          <w:color w:val="000000"/>
          <w:sz w:val="20"/>
          <w:szCs w:val="20"/>
          <w:bdr w:val="none" w:sz="0" w:space="0" w:color="auto" w:frame="1"/>
        </w:rPr>
        <w:t xml:space="preserve"> 1993</w:t>
      </w:r>
    </w:p>
    <w:p w14:paraId="3557A81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          </w:t>
      </w:r>
      <w:proofErr w:type="gramStart"/>
      <w:r w:rsidRPr="009046FF">
        <w:rPr>
          <w:rFonts w:ascii="Lucida Console" w:eastAsia="Times New Roman" w:hAnsi="Lucida Console" w:cs="Courier New"/>
          <w:color w:val="000000"/>
          <w:sz w:val="20"/>
          <w:szCs w:val="20"/>
          <w:bdr w:val="none" w:sz="0" w:space="0" w:color="auto" w:frame="1"/>
        </w:rPr>
        <w:t>4.19  Nintendo</w:t>
      </w:r>
      <w:proofErr w:type="gramEnd"/>
      <w:r w:rsidRPr="009046FF">
        <w:rPr>
          <w:rFonts w:ascii="Lucida Console" w:eastAsia="Times New Roman" w:hAnsi="Lucida Console" w:cs="Courier New"/>
          <w:color w:val="000000"/>
          <w:sz w:val="20"/>
          <w:szCs w:val="20"/>
          <w:bdr w:val="none" w:sz="0" w:space="0" w:color="auto" w:frame="1"/>
        </w:rPr>
        <w:t xml:space="preserve"> 1994</w:t>
      </w:r>
    </w:p>
    <w:p w14:paraId="7ED91C1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          </w:t>
      </w:r>
      <w:proofErr w:type="gramStart"/>
      <w:r w:rsidRPr="009046FF">
        <w:rPr>
          <w:rFonts w:ascii="Lucida Console" w:eastAsia="Times New Roman" w:hAnsi="Lucida Console" w:cs="Courier New"/>
          <w:color w:val="000000"/>
          <w:sz w:val="20"/>
          <w:szCs w:val="20"/>
          <w:bdr w:val="none" w:sz="0" w:space="0" w:color="auto" w:frame="1"/>
        </w:rPr>
        <w:t>2.21  Nintendo</w:t>
      </w:r>
      <w:proofErr w:type="gramEnd"/>
      <w:r w:rsidRPr="009046FF">
        <w:rPr>
          <w:rFonts w:ascii="Lucida Console" w:eastAsia="Times New Roman" w:hAnsi="Lucida Console" w:cs="Courier New"/>
          <w:color w:val="000000"/>
          <w:sz w:val="20"/>
          <w:szCs w:val="20"/>
          <w:bdr w:val="none" w:sz="0" w:space="0" w:color="auto" w:frame="1"/>
        </w:rPr>
        <w:t xml:space="preserve"> 1995</w:t>
      </w:r>
    </w:p>
    <w:p w14:paraId="6A17FAC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         </w:t>
      </w:r>
      <w:proofErr w:type="gramStart"/>
      <w:r w:rsidRPr="009046FF">
        <w:rPr>
          <w:rFonts w:ascii="Lucida Console" w:eastAsia="Times New Roman" w:hAnsi="Lucida Console" w:cs="Courier New"/>
          <w:color w:val="000000"/>
          <w:sz w:val="20"/>
          <w:szCs w:val="20"/>
          <w:bdr w:val="none" w:sz="0" w:space="0" w:color="auto" w:frame="1"/>
        </w:rPr>
        <w:t>16.31  Nintendo</w:t>
      </w:r>
      <w:proofErr w:type="gramEnd"/>
      <w:r w:rsidRPr="009046FF">
        <w:rPr>
          <w:rFonts w:ascii="Lucida Console" w:eastAsia="Times New Roman" w:hAnsi="Lucida Console" w:cs="Courier New"/>
          <w:color w:val="000000"/>
          <w:sz w:val="20"/>
          <w:szCs w:val="20"/>
          <w:bdr w:val="none" w:sz="0" w:space="0" w:color="auto" w:frame="1"/>
        </w:rPr>
        <w:t xml:space="preserve"> 1996</w:t>
      </w:r>
    </w:p>
    <w:p w14:paraId="34FD26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lastRenderedPageBreak/>
        <w:t xml:space="preserve">15          </w:t>
      </w:r>
      <w:proofErr w:type="gramStart"/>
      <w:r w:rsidRPr="009046FF">
        <w:rPr>
          <w:rFonts w:ascii="Lucida Console" w:eastAsia="Times New Roman" w:hAnsi="Lucida Console" w:cs="Courier New"/>
          <w:color w:val="000000"/>
          <w:sz w:val="20"/>
          <w:szCs w:val="20"/>
          <w:bdr w:val="none" w:sz="0" w:space="0" w:color="auto" w:frame="1"/>
        </w:rPr>
        <w:t>5.22  Nintendo</w:t>
      </w:r>
      <w:proofErr w:type="gramEnd"/>
      <w:r w:rsidRPr="009046FF">
        <w:rPr>
          <w:rFonts w:ascii="Lucida Console" w:eastAsia="Times New Roman" w:hAnsi="Lucida Console" w:cs="Courier New"/>
          <w:color w:val="000000"/>
          <w:sz w:val="20"/>
          <w:szCs w:val="20"/>
          <w:bdr w:val="none" w:sz="0" w:space="0" w:color="auto" w:frame="1"/>
        </w:rPr>
        <w:t xml:space="preserve"> 1997</w:t>
      </w:r>
    </w:p>
    <w:p w14:paraId="6EBD8D4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         </w:t>
      </w:r>
      <w:proofErr w:type="gramStart"/>
      <w:r w:rsidRPr="009046FF">
        <w:rPr>
          <w:rFonts w:ascii="Lucida Console" w:eastAsia="Times New Roman" w:hAnsi="Lucida Console" w:cs="Courier New"/>
          <w:color w:val="000000"/>
          <w:sz w:val="20"/>
          <w:szCs w:val="20"/>
          <w:bdr w:val="none" w:sz="0" w:space="0" w:color="auto" w:frame="1"/>
        </w:rPr>
        <w:t>12.27  Nintendo</w:t>
      </w:r>
      <w:proofErr w:type="gramEnd"/>
      <w:r w:rsidRPr="009046FF">
        <w:rPr>
          <w:rFonts w:ascii="Lucida Console" w:eastAsia="Times New Roman" w:hAnsi="Lucida Console" w:cs="Courier New"/>
          <w:color w:val="000000"/>
          <w:sz w:val="20"/>
          <w:szCs w:val="20"/>
          <w:bdr w:val="none" w:sz="0" w:space="0" w:color="auto" w:frame="1"/>
        </w:rPr>
        <w:t xml:space="preserve"> 1998</w:t>
      </w:r>
    </w:p>
    <w:p w14:paraId="78E289C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         </w:t>
      </w:r>
      <w:proofErr w:type="gramStart"/>
      <w:r w:rsidRPr="009046FF">
        <w:rPr>
          <w:rFonts w:ascii="Lucida Console" w:eastAsia="Times New Roman" w:hAnsi="Lucida Console" w:cs="Courier New"/>
          <w:color w:val="000000"/>
          <w:sz w:val="20"/>
          <w:szCs w:val="20"/>
          <w:bdr w:val="none" w:sz="0" w:space="0" w:color="auto" w:frame="1"/>
        </w:rPr>
        <w:t>13.74  Nintendo</w:t>
      </w:r>
      <w:proofErr w:type="gramEnd"/>
      <w:r w:rsidRPr="009046FF">
        <w:rPr>
          <w:rFonts w:ascii="Lucida Console" w:eastAsia="Times New Roman" w:hAnsi="Lucida Console" w:cs="Courier New"/>
          <w:color w:val="000000"/>
          <w:sz w:val="20"/>
          <w:szCs w:val="20"/>
          <w:bdr w:val="none" w:sz="0" w:space="0" w:color="auto" w:frame="1"/>
        </w:rPr>
        <w:t xml:space="preserve"> 1999</w:t>
      </w:r>
    </w:p>
    <w:p w14:paraId="25CC8A2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          </w:t>
      </w:r>
      <w:proofErr w:type="gramStart"/>
      <w:r w:rsidRPr="009046FF">
        <w:rPr>
          <w:rFonts w:ascii="Lucida Console" w:eastAsia="Times New Roman" w:hAnsi="Lucida Console" w:cs="Courier New"/>
          <w:color w:val="000000"/>
          <w:sz w:val="20"/>
          <w:szCs w:val="20"/>
          <w:bdr w:val="none" w:sz="0" w:space="0" w:color="auto" w:frame="1"/>
        </w:rPr>
        <w:t>6.42  Nintendo</w:t>
      </w:r>
      <w:proofErr w:type="gramEnd"/>
      <w:r w:rsidRPr="009046FF">
        <w:rPr>
          <w:rFonts w:ascii="Lucida Console" w:eastAsia="Times New Roman" w:hAnsi="Lucida Console" w:cs="Courier New"/>
          <w:color w:val="000000"/>
          <w:sz w:val="20"/>
          <w:szCs w:val="20"/>
          <w:bdr w:val="none" w:sz="0" w:space="0" w:color="auto" w:frame="1"/>
        </w:rPr>
        <w:t xml:space="preserve"> 2000</w:t>
      </w:r>
    </w:p>
    <w:p w14:paraId="32DD0BE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          </w:t>
      </w:r>
      <w:proofErr w:type="gramStart"/>
      <w:r w:rsidRPr="009046FF">
        <w:rPr>
          <w:rFonts w:ascii="Lucida Console" w:eastAsia="Times New Roman" w:hAnsi="Lucida Console" w:cs="Courier New"/>
          <w:color w:val="000000"/>
          <w:sz w:val="20"/>
          <w:szCs w:val="20"/>
          <w:bdr w:val="none" w:sz="0" w:space="0" w:color="auto" w:frame="1"/>
        </w:rPr>
        <w:t>8.84  Nintendo</w:t>
      </w:r>
      <w:proofErr w:type="gramEnd"/>
      <w:r w:rsidRPr="009046FF">
        <w:rPr>
          <w:rFonts w:ascii="Lucida Console" w:eastAsia="Times New Roman" w:hAnsi="Lucida Console" w:cs="Courier New"/>
          <w:color w:val="000000"/>
          <w:sz w:val="20"/>
          <w:szCs w:val="20"/>
          <w:bdr w:val="none" w:sz="0" w:space="0" w:color="auto" w:frame="1"/>
        </w:rPr>
        <w:t xml:space="preserve"> 2001</w:t>
      </w:r>
    </w:p>
    <w:p w14:paraId="651E81E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20          </w:t>
      </w:r>
      <w:proofErr w:type="gramStart"/>
      <w:r w:rsidRPr="009046FF">
        <w:rPr>
          <w:rFonts w:ascii="Lucida Console" w:eastAsia="Times New Roman" w:hAnsi="Lucida Console" w:cs="Courier New"/>
          <w:color w:val="000000"/>
          <w:sz w:val="20"/>
          <w:szCs w:val="20"/>
          <w:bdr w:val="none" w:sz="0" w:space="0" w:color="auto" w:frame="1"/>
        </w:rPr>
        <w:t>9.89  Nintendo</w:t>
      </w:r>
      <w:proofErr w:type="gramEnd"/>
      <w:r w:rsidRPr="009046FF">
        <w:rPr>
          <w:rFonts w:ascii="Lucida Console" w:eastAsia="Times New Roman" w:hAnsi="Lucida Console" w:cs="Courier New"/>
          <w:color w:val="000000"/>
          <w:sz w:val="20"/>
          <w:szCs w:val="20"/>
          <w:bdr w:val="none" w:sz="0" w:space="0" w:color="auto" w:frame="1"/>
        </w:rPr>
        <w:t xml:space="preserve"> 2002</w:t>
      </w:r>
    </w:p>
    <w:p w14:paraId="5E6B0EE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          </w:t>
      </w:r>
      <w:proofErr w:type="gramStart"/>
      <w:r w:rsidRPr="009046FF">
        <w:rPr>
          <w:rFonts w:ascii="Lucida Console" w:eastAsia="Times New Roman" w:hAnsi="Lucida Console" w:cs="Courier New"/>
          <w:color w:val="000000"/>
          <w:sz w:val="20"/>
          <w:szCs w:val="20"/>
          <w:bdr w:val="none" w:sz="0" w:space="0" w:color="auto" w:frame="1"/>
        </w:rPr>
        <w:t>7.08  Nintendo</w:t>
      </w:r>
      <w:proofErr w:type="gramEnd"/>
      <w:r w:rsidRPr="009046FF">
        <w:rPr>
          <w:rFonts w:ascii="Lucida Console" w:eastAsia="Times New Roman" w:hAnsi="Lucida Console" w:cs="Courier New"/>
          <w:color w:val="000000"/>
          <w:sz w:val="20"/>
          <w:szCs w:val="20"/>
          <w:bdr w:val="none" w:sz="0" w:space="0" w:color="auto" w:frame="1"/>
        </w:rPr>
        <w:t xml:space="preserve"> 2003</w:t>
      </w:r>
    </w:p>
    <w:p w14:paraId="4C26A6E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         </w:t>
      </w:r>
      <w:proofErr w:type="gramStart"/>
      <w:r w:rsidRPr="009046FF">
        <w:rPr>
          <w:rFonts w:ascii="Lucida Console" w:eastAsia="Times New Roman" w:hAnsi="Lucida Console" w:cs="Courier New"/>
          <w:color w:val="000000"/>
          <w:sz w:val="20"/>
          <w:szCs w:val="20"/>
          <w:bdr w:val="none" w:sz="0" w:space="0" w:color="auto" w:frame="1"/>
        </w:rPr>
        <w:t>12.43  Nintendo</w:t>
      </w:r>
      <w:proofErr w:type="gramEnd"/>
      <w:r w:rsidRPr="009046FF">
        <w:rPr>
          <w:rFonts w:ascii="Lucida Console" w:eastAsia="Times New Roman" w:hAnsi="Lucida Console" w:cs="Courier New"/>
          <w:color w:val="000000"/>
          <w:sz w:val="20"/>
          <w:szCs w:val="20"/>
          <w:bdr w:val="none" w:sz="0" w:space="0" w:color="auto" w:frame="1"/>
        </w:rPr>
        <w:t xml:space="preserve"> 2004</w:t>
      </w:r>
    </w:p>
    <w:p w14:paraId="01DDCB9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         </w:t>
      </w:r>
      <w:proofErr w:type="gramStart"/>
      <w:r w:rsidRPr="009046FF">
        <w:rPr>
          <w:rFonts w:ascii="Lucida Console" w:eastAsia="Times New Roman" w:hAnsi="Lucida Console" w:cs="Courier New"/>
          <w:color w:val="000000"/>
          <w:sz w:val="20"/>
          <w:szCs w:val="20"/>
          <w:bdr w:val="none" w:sz="0" w:space="0" w:color="auto" w:frame="1"/>
        </w:rPr>
        <w:t>42.69  Nintendo</w:t>
      </w:r>
      <w:proofErr w:type="gramEnd"/>
      <w:r w:rsidRPr="009046FF">
        <w:rPr>
          <w:rFonts w:ascii="Lucida Console" w:eastAsia="Times New Roman" w:hAnsi="Lucida Console" w:cs="Courier New"/>
          <w:color w:val="000000"/>
          <w:sz w:val="20"/>
          <w:szCs w:val="20"/>
          <w:bdr w:val="none" w:sz="0" w:space="0" w:color="auto" w:frame="1"/>
        </w:rPr>
        <w:t xml:space="preserve"> 2005</w:t>
      </w:r>
    </w:p>
    <w:p w14:paraId="34D8AB1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24         </w:t>
      </w:r>
      <w:proofErr w:type="gramStart"/>
      <w:r w:rsidRPr="009046FF">
        <w:rPr>
          <w:rFonts w:ascii="Lucida Console" w:eastAsia="Times New Roman" w:hAnsi="Lucida Console" w:cs="Courier New"/>
          <w:color w:val="000000"/>
          <w:sz w:val="20"/>
          <w:szCs w:val="20"/>
          <w:bdr w:val="none" w:sz="0" w:space="0" w:color="auto" w:frame="1"/>
        </w:rPr>
        <w:t>31.33  Nintendo</w:t>
      </w:r>
      <w:proofErr w:type="gramEnd"/>
      <w:r w:rsidRPr="009046FF">
        <w:rPr>
          <w:rFonts w:ascii="Lucida Console" w:eastAsia="Times New Roman" w:hAnsi="Lucida Console" w:cs="Courier New"/>
          <w:color w:val="000000"/>
          <w:sz w:val="20"/>
          <w:szCs w:val="20"/>
          <w:bdr w:val="none" w:sz="0" w:space="0" w:color="auto" w:frame="1"/>
        </w:rPr>
        <w:t xml:space="preserve"> 2006</w:t>
      </w:r>
    </w:p>
    <w:p w14:paraId="77274F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         </w:t>
      </w:r>
      <w:proofErr w:type="gramStart"/>
      <w:r w:rsidRPr="009046FF">
        <w:rPr>
          <w:rFonts w:ascii="Lucida Console" w:eastAsia="Times New Roman" w:hAnsi="Lucida Console" w:cs="Courier New"/>
          <w:color w:val="000000"/>
          <w:sz w:val="20"/>
          <w:szCs w:val="20"/>
          <w:bdr w:val="none" w:sz="0" w:space="0" w:color="auto" w:frame="1"/>
        </w:rPr>
        <w:t>32.81  Nintendo</w:t>
      </w:r>
      <w:proofErr w:type="gramEnd"/>
      <w:r w:rsidRPr="009046FF">
        <w:rPr>
          <w:rFonts w:ascii="Lucida Console" w:eastAsia="Times New Roman" w:hAnsi="Lucida Console" w:cs="Courier New"/>
          <w:color w:val="000000"/>
          <w:sz w:val="20"/>
          <w:szCs w:val="20"/>
          <w:bdr w:val="none" w:sz="0" w:space="0" w:color="auto" w:frame="1"/>
        </w:rPr>
        <w:t xml:space="preserve"> 2007</w:t>
      </w:r>
    </w:p>
    <w:p w14:paraId="3A282F3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         </w:t>
      </w:r>
      <w:proofErr w:type="gramStart"/>
      <w:r w:rsidRPr="009046FF">
        <w:rPr>
          <w:rFonts w:ascii="Lucida Console" w:eastAsia="Times New Roman" w:hAnsi="Lucida Console" w:cs="Courier New"/>
          <w:color w:val="000000"/>
          <w:sz w:val="20"/>
          <w:szCs w:val="20"/>
          <w:bdr w:val="none" w:sz="0" w:space="0" w:color="auto" w:frame="1"/>
        </w:rPr>
        <w:t>25.13  Nintendo</w:t>
      </w:r>
      <w:proofErr w:type="gramEnd"/>
      <w:r w:rsidRPr="009046FF">
        <w:rPr>
          <w:rFonts w:ascii="Lucida Console" w:eastAsia="Times New Roman" w:hAnsi="Lucida Console" w:cs="Courier New"/>
          <w:color w:val="000000"/>
          <w:sz w:val="20"/>
          <w:szCs w:val="20"/>
          <w:bdr w:val="none" w:sz="0" w:space="0" w:color="auto" w:frame="1"/>
        </w:rPr>
        <w:t xml:space="preserve"> 2008</w:t>
      </w:r>
    </w:p>
    <w:p w14:paraId="32A7E73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         </w:t>
      </w:r>
      <w:proofErr w:type="gramStart"/>
      <w:r w:rsidRPr="009046FF">
        <w:rPr>
          <w:rFonts w:ascii="Lucida Console" w:eastAsia="Times New Roman" w:hAnsi="Lucida Console" w:cs="Courier New"/>
          <w:color w:val="000000"/>
          <w:sz w:val="20"/>
          <w:szCs w:val="20"/>
          <w:bdr w:val="none" w:sz="0" w:space="0" w:color="auto" w:frame="1"/>
        </w:rPr>
        <w:t>36.18  Nintendo</w:t>
      </w:r>
      <w:proofErr w:type="gramEnd"/>
      <w:r w:rsidRPr="009046FF">
        <w:rPr>
          <w:rFonts w:ascii="Lucida Console" w:eastAsia="Times New Roman" w:hAnsi="Lucida Console" w:cs="Courier New"/>
          <w:color w:val="000000"/>
          <w:sz w:val="20"/>
          <w:szCs w:val="20"/>
          <w:bdr w:val="none" w:sz="0" w:space="0" w:color="auto" w:frame="1"/>
        </w:rPr>
        <w:t xml:space="preserve"> 2009</w:t>
      </w:r>
    </w:p>
    <w:p w14:paraId="6E5EC09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         </w:t>
      </w:r>
      <w:proofErr w:type="gramStart"/>
      <w:r w:rsidRPr="009046FF">
        <w:rPr>
          <w:rFonts w:ascii="Lucida Console" w:eastAsia="Times New Roman" w:hAnsi="Lucida Console" w:cs="Courier New"/>
          <w:color w:val="000000"/>
          <w:sz w:val="20"/>
          <w:szCs w:val="20"/>
          <w:bdr w:val="none" w:sz="0" w:space="0" w:color="auto" w:frame="1"/>
        </w:rPr>
        <w:t>16.52  Nintendo</w:t>
      </w:r>
      <w:proofErr w:type="gramEnd"/>
      <w:r w:rsidRPr="009046FF">
        <w:rPr>
          <w:rFonts w:ascii="Lucida Console" w:eastAsia="Times New Roman" w:hAnsi="Lucida Console" w:cs="Courier New"/>
          <w:color w:val="000000"/>
          <w:sz w:val="20"/>
          <w:szCs w:val="20"/>
          <w:bdr w:val="none" w:sz="0" w:space="0" w:color="auto" w:frame="1"/>
        </w:rPr>
        <w:t xml:space="preserve"> 2010</w:t>
      </w:r>
    </w:p>
    <w:p w14:paraId="44101C6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         </w:t>
      </w:r>
      <w:proofErr w:type="gramStart"/>
      <w:r w:rsidRPr="009046FF">
        <w:rPr>
          <w:rFonts w:ascii="Lucida Console" w:eastAsia="Times New Roman" w:hAnsi="Lucida Console" w:cs="Courier New"/>
          <w:color w:val="000000"/>
          <w:sz w:val="20"/>
          <w:szCs w:val="20"/>
          <w:bdr w:val="none" w:sz="0" w:space="0" w:color="auto" w:frame="1"/>
        </w:rPr>
        <w:t>14.38  Nintendo</w:t>
      </w:r>
      <w:proofErr w:type="gramEnd"/>
      <w:r w:rsidRPr="009046FF">
        <w:rPr>
          <w:rFonts w:ascii="Lucida Console" w:eastAsia="Times New Roman" w:hAnsi="Lucida Console" w:cs="Courier New"/>
          <w:color w:val="000000"/>
          <w:sz w:val="20"/>
          <w:szCs w:val="20"/>
          <w:bdr w:val="none" w:sz="0" w:space="0" w:color="auto" w:frame="1"/>
        </w:rPr>
        <w:t xml:space="preserve"> 2011</w:t>
      </w:r>
    </w:p>
    <w:p w14:paraId="391D8AE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         </w:t>
      </w:r>
      <w:proofErr w:type="gramStart"/>
      <w:r w:rsidRPr="009046FF">
        <w:rPr>
          <w:rFonts w:ascii="Lucida Console" w:eastAsia="Times New Roman" w:hAnsi="Lucida Console" w:cs="Courier New"/>
          <w:color w:val="000000"/>
          <w:sz w:val="20"/>
          <w:szCs w:val="20"/>
          <w:bdr w:val="none" w:sz="0" w:space="0" w:color="auto" w:frame="1"/>
        </w:rPr>
        <w:t>13.97  Nintendo</w:t>
      </w:r>
      <w:proofErr w:type="gramEnd"/>
      <w:r w:rsidRPr="009046FF">
        <w:rPr>
          <w:rFonts w:ascii="Lucida Console" w:eastAsia="Times New Roman" w:hAnsi="Lucida Console" w:cs="Courier New"/>
          <w:color w:val="000000"/>
          <w:sz w:val="20"/>
          <w:szCs w:val="20"/>
          <w:bdr w:val="none" w:sz="0" w:space="0" w:color="auto" w:frame="1"/>
        </w:rPr>
        <w:t xml:space="preserve"> 2012</w:t>
      </w:r>
    </w:p>
    <w:p w14:paraId="3D65CB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         </w:t>
      </w:r>
      <w:proofErr w:type="gramStart"/>
      <w:r w:rsidRPr="009046FF">
        <w:rPr>
          <w:rFonts w:ascii="Lucida Console" w:eastAsia="Times New Roman" w:hAnsi="Lucida Console" w:cs="Courier New"/>
          <w:color w:val="000000"/>
          <w:sz w:val="20"/>
          <w:szCs w:val="20"/>
          <w:bdr w:val="none" w:sz="0" w:space="0" w:color="auto" w:frame="1"/>
        </w:rPr>
        <w:t>16.21  Nintendo</w:t>
      </w:r>
      <w:proofErr w:type="gramEnd"/>
      <w:r w:rsidRPr="009046FF">
        <w:rPr>
          <w:rFonts w:ascii="Lucida Console" w:eastAsia="Times New Roman" w:hAnsi="Lucida Console" w:cs="Courier New"/>
          <w:color w:val="000000"/>
          <w:sz w:val="20"/>
          <w:szCs w:val="20"/>
          <w:bdr w:val="none" w:sz="0" w:space="0" w:color="auto" w:frame="1"/>
        </w:rPr>
        <w:t xml:space="preserve"> 2013</w:t>
      </w:r>
    </w:p>
    <w:p w14:paraId="05307DB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         </w:t>
      </w:r>
      <w:proofErr w:type="gramStart"/>
      <w:r w:rsidRPr="009046FF">
        <w:rPr>
          <w:rFonts w:ascii="Lucida Console" w:eastAsia="Times New Roman" w:hAnsi="Lucida Console" w:cs="Courier New"/>
          <w:color w:val="000000"/>
          <w:sz w:val="20"/>
          <w:szCs w:val="20"/>
          <w:bdr w:val="none" w:sz="0" w:space="0" w:color="auto" w:frame="1"/>
        </w:rPr>
        <w:t>11.37  Nintendo</w:t>
      </w:r>
      <w:proofErr w:type="gramEnd"/>
      <w:r w:rsidRPr="009046FF">
        <w:rPr>
          <w:rFonts w:ascii="Lucida Console" w:eastAsia="Times New Roman" w:hAnsi="Lucida Console" w:cs="Courier New"/>
          <w:color w:val="000000"/>
          <w:sz w:val="20"/>
          <w:szCs w:val="20"/>
          <w:bdr w:val="none" w:sz="0" w:space="0" w:color="auto" w:frame="1"/>
        </w:rPr>
        <w:t xml:space="preserve"> 2014</w:t>
      </w:r>
    </w:p>
    <w:p w14:paraId="30531BA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          </w:t>
      </w:r>
      <w:proofErr w:type="gramStart"/>
      <w:r w:rsidRPr="009046FF">
        <w:rPr>
          <w:rFonts w:ascii="Lucida Console" w:eastAsia="Times New Roman" w:hAnsi="Lucida Console" w:cs="Courier New"/>
          <w:color w:val="000000"/>
          <w:sz w:val="20"/>
          <w:szCs w:val="20"/>
          <w:bdr w:val="none" w:sz="0" w:space="0" w:color="auto" w:frame="1"/>
        </w:rPr>
        <w:t>7.49  Nintendo</w:t>
      </w:r>
      <w:proofErr w:type="gramEnd"/>
      <w:r w:rsidRPr="009046FF">
        <w:rPr>
          <w:rFonts w:ascii="Lucida Console" w:eastAsia="Times New Roman" w:hAnsi="Lucida Console" w:cs="Courier New"/>
          <w:color w:val="000000"/>
          <w:sz w:val="20"/>
          <w:szCs w:val="20"/>
          <w:bdr w:val="none" w:sz="0" w:space="0" w:color="auto" w:frame="1"/>
        </w:rPr>
        <w:t xml:space="preserve"> 2015</w:t>
      </w:r>
    </w:p>
    <w:p w14:paraId="7F580D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34          </w:t>
      </w:r>
      <w:proofErr w:type="gramStart"/>
      <w:r w:rsidRPr="009046FF">
        <w:rPr>
          <w:rFonts w:ascii="Lucida Console" w:eastAsia="Times New Roman" w:hAnsi="Lucida Console" w:cs="Courier New"/>
          <w:color w:val="000000"/>
          <w:sz w:val="20"/>
          <w:szCs w:val="20"/>
          <w:bdr w:val="none" w:sz="0" w:space="0" w:color="auto" w:frame="1"/>
        </w:rPr>
        <w:t>0.93  Nintendo</w:t>
      </w:r>
      <w:proofErr w:type="gramEnd"/>
      <w:r w:rsidRPr="009046FF">
        <w:rPr>
          <w:rFonts w:ascii="Lucida Console" w:eastAsia="Times New Roman" w:hAnsi="Lucida Console" w:cs="Courier New"/>
          <w:color w:val="000000"/>
          <w:sz w:val="20"/>
          <w:szCs w:val="20"/>
          <w:bdr w:val="none" w:sz="0" w:space="0" w:color="auto" w:frame="1"/>
        </w:rPr>
        <w:t xml:space="preserve"> 2016</w:t>
      </w:r>
    </w:p>
    <w:p w14:paraId="700577C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35          </w:t>
      </w:r>
      <w:proofErr w:type="gramStart"/>
      <w:r w:rsidRPr="009046FF">
        <w:rPr>
          <w:rFonts w:ascii="Lucida Console" w:eastAsia="Times New Roman" w:hAnsi="Lucida Console" w:cs="Courier New"/>
          <w:color w:val="000000"/>
          <w:sz w:val="20"/>
          <w:szCs w:val="20"/>
          <w:bdr w:val="none" w:sz="0" w:space="0" w:color="auto" w:frame="1"/>
        </w:rPr>
        <w:t>0.44  Nintendo</w:t>
      </w:r>
      <w:proofErr w:type="gramEnd"/>
      <w:r w:rsidRPr="009046FF">
        <w:rPr>
          <w:rFonts w:ascii="Lucida Console" w:eastAsia="Times New Roman" w:hAnsi="Lucida Console" w:cs="Courier New"/>
          <w:color w:val="000000"/>
          <w:sz w:val="20"/>
          <w:szCs w:val="20"/>
          <w:bdr w:val="none" w:sz="0" w:space="0" w:color="auto" w:frame="1"/>
        </w:rPr>
        <w:t xml:space="preserve">  N/A</w:t>
      </w:r>
    </w:p>
    <w:p w14:paraId="1CD038B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nintendoOther</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sqldf</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"SELECT sum(</w:t>
      </w:r>
      <w:proofErr w:type="spellStart"/>
      <w:r w:rsidRPr="009046FF">
        <w:rPr>
          <w:rFonts w:ascii="Lucida Console" w:eastAsia="Times New Roman" w:hAnsi="Lucida Console" w:cs="Courier New"/>
          <w:color w:val="0000FF"/>
          <w:sz w:val="20"/>
          <w:szCs w:val="20"/>
        </w:rPr>
        <w:t>Other_Sales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Publisher,Year</w:t>
      </w:r>
      <w:proofErr w:type="spellEnd"/>
      <w:r w:rsidRPr="009046FF">
        <w:rPr>
          <w:rFonts w:ascii="Lucida Console" w:eastAsia="Times New Roman" w:hAnsi="Lucida Console" w:cs="Courier New"/>
          <w:color w:val="0000FF"/>
          <w:sz w:val="20"/>
          <w:szCs w:val="20"/>
        </w:rPr>
        <w:t xml:space="preserve"> FROM VG WHERE Publisher = 'Nintendo' group by Year")</w:t>
      </w:r>
    </w:p>
    <w:p w14:paraId="7B1C022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nintendoOther</w:t>
      </w:r>
      <w:proofErr w:type="spellEnd"/>
    </w:p>
    <w:p w14:paraId="7C8C0EF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   </w:t>
      </w:r>
      <w:proofErr w:type="gramStart"/>
      <w:r w:rsidRPr="009046FF">
        <w:rPr>
          <w:rFonts w:ascii="Lucida Console" w:eastAsia="Times New Roman" w:hAnsi="Lucida Console" w:cs="Courier New"/>
          <w:color w:val="000000"/>
          <w:sz w:val="20"/>
          <w:szCs w:val="20"/>
          <w:bdr w:val="none" w:sz="0" w:space="0" w:color="auto" w:frame="1"/>
        </w:rPr>
        <w:t>sum(</w:t>
      </w:r>
      <w:proofErr w:type="spellStart"/>
      <w:proofErr w:type="gramEnd"/>
      <w:r w:rsidRPr="009046FF">
        <w:rPr>
          <w:rFonts w:ascii="Lucida Console" w:eastAsia="Times New Roman" w:hAnsi="Lucida Console" w:cs="Courier New"/>
          <w:color w:val="000000"/>
          <w:sz w:val="20"/>
          <w:szCs w:val="20"/>
          <w:bdr w:val="none" w:sz="0" w:space="0" w:color="auto" w:frame="1"/>
        </w:rPr>
        <w:t>Other_Sales</w:t>
      </w:r>
      <w:proofErr w:type="spellEnd"/>
      <w:r w:rsidRPr="009046FF">
        <w:rPr>
          <w:rFonts w:ascii="Lucida Console" w:eastAsia="Times New Roman" w:hAnsi="Lucida Console" w:cs="Courier New"/>
          <w:color w:val="000000"/>
          <w:sz w:val="20"/>
          <w:szCs w:val="20"/>
          <w:bdr w:val="none" w:sz="0" w:space="0" w:color="auto" w:frame="1"/>
        </w:rPr>
        <w:t>) Publisher Year</w:t>
      </w:r>
    </w:p>
    <w:p w14:paraId="2427614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              </w:t>
      </w:r>
      <w:proofErr w:type="gramStart"/>
      <w:r w:rsidRPr="009046FF">
        <w:rPr>
          <w:rFonts w:ascii="Lucida Console" w:eastAsia="Times New Roman" w:hAnsi="Lucida Console" w:cs="Courier New"/>
          <w:color w:val="000000"/>
          <w:sz w:val="20"/>
          <w:szCs w:val="20"/>
          <w:bdr w:val="none" w:sz="0" w:space="0" w:color="auto" w:frame="1"/>
        </w:rPr>
        <w:t>0.08  Nintendo</w:t>
      </w:r>
      <w:proofErr w:type="gramEnd"/>
      <w:r w:rsidRPr="009046FF">
        <w:rPr>
          <w:rFonts w:ascii="Lucida Console" w:eastAsia="Times New Roman" w:hAnsi="Lucida Console" w:cs="Courier New"/>
          <w:color w:val="000000"/>
          <w:sz w:val="20"/>
          <w:szCs w:val="20"/>
          <w:bdr w:val="none" w:sz="0" w:space="0" w:color="auto" w:frame="1"/>
        </w:rPr>
        <w:t xml:space="preserve"> 1983</w:t>
      </w:r>
    </w:p>
    <w:p w14:paraId="15CB3C7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              </w:t>
      </w:r>
      <w:proofErr w:type="gramStart"/>
      <w:r w:rsidRPr="009046FF">
        <w:rPr>
          <w:rFonts w:ascii="Lucida Console" w:eastAsia="Times New Roman" w:hAnsi="Lucida Console" w:cs="Courier New"/>
          <w:color w:val="000000"/>
          <w:sz w:val="20"/>
          <w:szCs w:val="20"/>
          <w:bdr w:val="none" w:sz="0" w:space="0" w:color="auto" w:frame="1"/>
        </w:rPr>
        <w:t>0.67  Nintendo</w:t>
      </w:r>
      <w:proofErr w:type="gramEnd"/>
      <w:r w:rsidRPr="009046FF">
        <w:rPr>
          <w:rFonts w:ascii="Lucida Console" w:eastAsia="Times New Roman" w:hAnsi="Lucida Console" w:cs="Courier New"/>
          <w:color w:val="000000"/>
          <w:sz w:val="20"/>
          <w:szCs w:val="20"/>
          <w:bdr w:val="none" w:sz="0" w:space="0" w:color="auto" w:frame="1"/>
        </w:rPr>
        <w:t xml:space="preserve"> 1984</w:t>
      </w:r>
    </w:p>
    <w:p w14:paraId="30DB04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              </w:t>
      </w:r>
      <w:proofErr w:type="gramStart"/>
      <w:r w:rsidRPr="009046FF">
        <w:rPr>
          <w:rFonts w:ascii="Lucida Console" w:eastAsia="Times New Roman" w:hAnsi="Lucida Console" w:cs="Courier New"/>
          <w:color w:val="000000"/>
          <w:sz w:val="20"/>
          <w:szCs w:val="20"/>
          <w:bdr w:val="none" w:sz="0" w:space="0" w:color="auto" w:frame="1"/>
        </w:rPr>
        <w:t>0.91  Nintendo</w:t>
      </w:r>
      <w:proofErr w:type="gramEnd"/>
      <w:r w:rsidRPr="009046FF">
        <w:rPr>
          <w:rFonts w:ascii="Lucida Console" w:eastAsia="Times New Roman" w:hAnsi="Lucida Console" w:cs="Courier New"/>
          <w:color w:val="000000"/>
          <w:sz w:val="20"/>
          <w:szCs w:val="20"/>
          <w:bdr w:val="none" w:sz="0" w:space="0" w:color="auto" w:frame="1"/>
        </w:rPr>
        <w:t xml:space="preserve"> 1985</w:t>
      </w:r>
    </w:p>
    <w:p w14:paraId="5D41203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4              </w:t>
      </w:r>
      <w:proofErr w:type="gramStart"/>
      <w:r w:rsidRPr="009046FF">
        <w:rPr>
          <w:rFonts w:ascii="Lucida Console" w:eastAsia="Times New Roman" w:hAnsi="Lucida Console" w:cs="Courier New"/>
          <w:color w:val="000000"/>
          <w:sz w:val="20"/>
          <w:szCs w:val="20"/>
          <w:bdr w:val="none" w:sz="0" w:space="0" w:color="auto" w:frame="1"/>
        </w:rPr>
        <w:t>0.26  Nintendo</w:t>
      </w:r>
      <w:proofErr w:type="gramEnd"/>
      <w:r w:rsidRPr="009046FF">
        <w:rPr>
          <w:rFonts w:ascii="Lucida Console" w:eastAsia="Times New Roman" w:hAnsi="Lucida Console" w:cs="Courier New"/>
          <w:color w:val="000000"/>
          <w:sz w:val="20"/>
          <w:szCs w:val="20"/>
          <w:bdr w:val="none" w:sz="0" w:space="0" w:color="auto" w:frame="1"/>
        </w:rPr>
        <w:t xml:space="preserve"> 1986</w:t>
      </w:r>
    </w:p>
    <w:p w14:paraId="267CDB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5              </w:t>
      </w:r>
      <w:proofErr w:type="gramStart"/>
      <w:r w:rsidRPr="009046FF">
        <w:rPr>
          <w:rFonts w:ascii="Lucida Console" w:eastAsia="Times New Roman" w:hAnsi="Lucida Console" w:cs="Courier New"/>
          <w:color w:val="000000"/>
          <w:sz w:val="20"/>
          <w:szCs w:val="20"/>
          <w:bdr w:val="none" w:sz="0" w:space="0" w:color="auto" w:frame="1"/>
        </w:rPr>
        <w:t>0.18  Nintendo</w:t>
      </w:r>
      <w:proofErr w:type="gramEnd"/>
      <w:r w:rsidRPr="009046FF">
        <w:rPr>
          <w:rFonts w:ascii="Lucida Console" w:eastAsia="Times New Roman" w:hAnsi="Lucida Console" w:cs="Courier New"/>
          <w:color w:val="000000"/>
          <w:sz w:val="20"/>
          <w:szCs w:val="20"/>
          <w:bdr w:val="none" w:sz="0" w:space="0" w:color="auto" w:frame="1"/>
        </w:rPr>
        <w:t xml:space="preserve"> 1987</w:t>
      </w:r>
    </w:p>
    <w:p w14:paraId="1EF6219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6              </w:t>
      </w:r>
      <w:proofErr w:type="gramStart"/>
      <w:r w:rsidRPr="009046FF">
        <w:rPr>
          <w:rFonts w:ascii="Lucida Console" w:eastAsia="Times New Roman" w:hAnsi="Lucida Console" w:cs="Courier New"/>
          <w:color w:val="000000"/>
          <w:sz w:val="20"/>
          <w:szCs w:val="20"/>
          <w:bdr w:val="none" w:sz="0" w:space="0" w:color="auto" w:frame="1"/>
        </w:rPr>
        <w:t>0.93  Nintendo</w:t>
      </w:r>
      <w:proofErr w:type="gramEnd"/>
      <w:r w:rsidRPr="009046FF">
        <w:rPr>
          <w:rFonts w:ascii="Lucida Console" w:eastAsia="Times New Roman" w:hAnsi="Lucida Console" w:cs="Courier New"/>
          <w:color w:val="000000"/>
          <w:sz w:val="20"/>
          <w:szCs w:val="20"/>
          <w:bdr w:val="none" w:sz="0" w:space="0" w:color="auto" w:frame="1"/>
        </w:rPr>
        <w:t xml:space="preserve"> 1988</w:t>
      </w:r>
    </w:p>
    <w:p w14:paraId="6372968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7              </w:t>
      </w:r>
      <w:proofErr w:type="gramStart"/>
      <w:r w:rsidRPr="009046FF">
        <w:rPr>
          <w:rFonts w:ascii="Lucida Console" w:eastAsia="Times New Roman" w:hAnsi="Lucida Console" w:cs="Courier New"/>
          <w:color w:val="000000"/>
          <w:sz w:val="20"/>
          <w:szCs w:val="20"/>
          <w:bdr w:val="none" w:sz="0" w:space="0" w:color="auto" w:frame="1"/>
        </w:rPr>
        <w:t>1.40  Nintendo</w:t>
      </w:r>
      <w:proofErr w:type="gramEnd"/>
      <w:r w:rsidRPr="009046FF">
        <w:rPr>
          <w:rFonts w:ascii="Lucida Console" w:eastAsia="Times New Roman" w:hAnsi="Lucida Console" w:cs="Courier New"/>
          <w:color w:val="000000"/>
          <w:sz w:val="20"/>
          <w:szCs w:val="20"/>
          <w:bdr w:val="none" w:sz="0" w:space="0" w:color="auto" w:frame="1"/>
        </w:rPr>
        <w:t xml:space="preserve"> 1989</w:t>
      </w:r>
    </w:p>
    <w:p w14:paraId="3E05DDF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8              </w:t>
      </w:r>
      <w:proofErr w:type="gramStart"/>
      <w:r w:rsidRPr="009046FF">
        <w:rPr>
          <w:rFonts w:ascii="Lucida Console" w:eastAsia="Times New Roman" w:hAnsi="Lucida Console" w:cs="Courier New"/>
          <w:color w:val="000000"/>
          <w:sz w:val="20"/>
          <w:szCs w:val="20"/>
          <w:bdr w:val="none" w:sz="0" w:space="0" w:color="auto" w:frame="1"/>
        </w:rPr>
        <w:t>1.22  Nintendo</w:t>
      </w:r>
      <w:proofErr w:type="gramEnd"/>
      <w:r w:rsidRPr="009046FF">
        <w:rPr>
          <w:rFonts w:ascii="Lucida Console" w:eastAsia="Times New Roman" w:hAnsi="Lucida Console" w:cs="Courier New"/>
          <w:color w:val="000000"/>
          <w:sz w:val="20"/>
          <w:szCs w:val="20"/>
          <w:bdr w:val="none" w:sz="0" w:space="0" w:color="auto" w:frame="1"/>
        </w:rPr>
        <w:t xml:space="preserve"> 1990</w:t>
      </w:r>
    </w:p>
    <w:p w14:paraId="0220F83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9              </w:t>
      </w:r>
      <w:proofErr w:type="gramStart"/>
      <w:r w:rsidRPr="009046FF">
        <w:rPr>
          <w:rFonts w:ascii="Lucida Console" w:eastAsia="Times New Roman" w:hAnsi="Lucida Console" w:cs="Courier New"/>
          <w:color w:val="000000"/>
          <w:sz w:val="20"/>
          <w:szCs w:val="20"/>
          <w:bdr w:val="none" w:sz="0" w:space="0" w:color="auto" w:frame="1"/>
        </w:rPr>
        <w:t>0.33  Nintendo</w:t>
      </w:r>
      <w:proofErr w:type="gramEnd"/>
      <w:r w:rsidRPr="009046FF">
        <w:rPr>
          <w:rFonts w:ascii="Lucida Console" w:eastAsia="Times New Roman" w:hAnsi="Lucida Console" w:cs="Courier New"/>
          <w:color w:val="000000"/>
          <w:sz w:val="20"/>
          <w:szCs w:val="20"/>
          <w:bdr w:val="none" w:sz="0" w:space="0" w:color="auto" w:frame="1"/>
        </w:rPr>
        <w:t xml:space="preserve"> 1991</w:t>
      </w:r>
    </w:p>
    <w:p w14:paraId="45DE30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10             </w:t>
      </w:r>
      <w:proofErr w:type="gramStart"/>
      <w:r w:rsidRPr="009046FF">
        <w:rPr>
          <w:rFonts w:ascii="Lucida Console" w:eastAsia="Times New Roman" w:hAnsi="Lucida Console" w:cs="Courier New"/>
          <w:color w:val="000000"/>
          <w:sz w:val="20"/>
          <w:szCs w:val="20"/>
          <w:bdr w:val="none" w:sz="0" w:space="0" w:color="auto" w:frame="1"/>
        </w:rPr>
        <w:t>0.91  Nintendo</w:t>
      </w:r>
      <w:proofErr w:type="gramEnd"/>
      <w:r w:rsidRPr="009046FF">
        <w:rPr>
          <w:rFonts w:ascii="Lucida Console" w:eastAsia="Times New Roman" w:hAnsi="Lucida Console" w:cs="Courier New"/>
          <w:color w:val="000000"/>
          <w:sz w:val="20"/>
          <w:szCs w:val="20"/>
          <w:bdr w:val="none" w:sz="0" w:space="0" w:color="auto" w:frame="1"/>
        </w:rPr>
        <w:t xml:space="preserve"> 1992</w:t>
      </w:r>
    </w:p>
    <w:p w14:paraId="7801952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11             </w:t>
      </w:r>
      <w:proofErr w:type="gramStart"/>
      <w:r w:rsidRPr="009046FF">
        <w:rPr>
          <w:rFonts w:ascii="Lucida Console" w:eastAsia="Times New Roman" w:hAnsi="Lucida Console" w:cs="Courier New"/>
          <w:color w:val="000000"/>
          <w:sz w:val="20"/>
          <w:szCs w:val="20"/>
          <w:bdr w:val="none" w:sz="0" w:space="0" w:color="auto" w:frame="1"/>
        </w:rPr>
        <w:t>0.43  Nintendo</w:t>
      </w:r>
      <w:proofErr w:type="gramEnd"/>
      <w:r w:rsidRPr="009046FF">
        <w:rPr>
          <w:rFonts w:ascii="Lucida Console" w:eastAsia="Times New Roman" w:hAnsi="Lucida Console" w:cs="Courier New"/>
          <w:color w:val="000000"/>
          <w:sz w:val="20"/>
          <w:szCs w:val="20"/>
          <w:bdr w:val="none" w:sz="0" w:space="0" w:color="auto" w:frame="1"/>
        </w:rPr>
        <w:t xml:space="preserve"> 1993</w:t>
      </w:r>
    </w:p>
    <w:p w14:paraId="6FC535F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12             </w:t>
      </w:r>
      <w:proofErr w:type="gramStart"/>
      <w:r w:rsidRPr="009046FF">
        <w:rPr>
          <w:rFonts w:ascii="Lucida Console" w:eastAsia="Times New Roman" w:hAnsi="Lucida Console" w:cs="Courier New"/>
          <w:color w:val="000000"/>
          <w:sz w:val="20"/>
          <w:szCs w:val="20"/>
          <w:bdr w:val="none" w:sz="0" w:space="0" w:color="auto" w:frame="1"/>
        </w:rPr>
        <w:t>0.85  Nintendo</w:t>
      </w:r>
      <w:proofErr w:type="gramEnd"/>
      <w:r w:rsidRPr="009046FF">
        <w:rPr>
          <w:rFonts w:ascii="Lucida Console" w:eastAsia="Times New Roman" w:hAnsi="Lucida Console" w:cs="Courier New"/>
          <w:color w:val="000000"/>
          <w:sz w:val="20"/>
          <w:szCs w:val="20"/>
          <w:bdr w:val="none" w:sz="0" w:space="0" w:color="auto" w:frame="1"/>
        </w:rPr>
        <w:t xml:space="preserve"> 1994</w:t>
      </w:r>
    </w:p>
    <w:p w14:paraId="7BB340C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13             </w:t>
      </w:r>
      <w:proofErr w:type="gramStart"/>
      <w:r w:rsidRPr="009046FF">
        <w:rPr>
          <w:rFonts w:ascii="Lucida Console" w:eastAsia="Times New Roman" w:hAnsi="Lucida Console" w:cs="Courier New"/>
          <w:color w:val="000000"/>
          <w:sz w:val="20"/>
          <w:szCs w:val="20"/>
          <w:bdr w:val="none" w:sz="0" w:space="0" w:color="auto" w:frame="1"/>
        </w:rPr>
        <w:t>0.35  Nintendo</w:t>
      </w:r>
      <w:proofErr w:type="gramEnd"/>
      <w:r w:rsidRPr="009046FF">
        <w:rPr>
          <w:rFonts w:ascii="Lucida Console" w:eastAsia="Times New Roman" w:hAnsi="Lucida Console" w:cs="Courier New"/>
          <w:color w:val="000000"/>
          <w:sz w:val="20"/>
          <w:szCs w:val="20"/>
          <w:bdr w:val="none" w:sz="0" w:space="0" w:color="auto" w:frame="1"/>
        </w:rPr>
        <w:t xml:space="preserve"> 1995</w:t>
      </w:r>
    </w:p>
    <w:p w14:paraId="26C9179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14             </w:t>
      </w:r>
      <w:proofErr w:type="gramStart"/>
      <w:r w:rsidRPr="009046FF">
        <w:rPr>
          <w:rFonts w:ascii="Lucida Console" w:eastAsia="Times New Roman" w:hAnsi="Lucida Console" w:cs="Courier New"/>
          <w:color w:val="000000"/>
          <w:sz w:val="20"/>
          <w:szCs w:val="20"/>
          <w:bdr w:val="none" w:sz="0" w:space="0" w:color="auto" w:frame="1"/>
        </w:rPr>
        <w:t>1.70  Nintendo</w:t>
      </w:r>
      <w:proofErr w:type="gramEnd"/>
      <w:r w:rsidRPr="009046FF">
        <w:rPr>
          <w:rFonts w:ascii="Lucida Console" w:eastAsia="Times New Roman" w:hAnsi="Lucida Console" w:cs="Courier New"/>
          <w:color w:val="000000"/>
          <w:sz w:val="20"/>
          <w:szCs w:val="20"/>
          <w:bdr w:val="none" w:sz="0" w:space="0" w:color="auto" w:frame="1"/>
        </w:rPr>
        <w:t xml:space="preserve"> 1996</w:t>
      </w:r>
    </w:p>
    <w:p w14:paraId="0B9ADB1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15             </w:t>
      </w:r>
      <w:proofErr w:type="gramStart"/>
      <w:r w:rsidRPr="009046FF">
        <w:rPr>
          <w:rFonts w:ascii="Lucida Console" w:eastAsia="Times New Roman" w:hAnsi="Lucida Console" w:cs="Courier New"/>
          <w:color w:val="000000"/>
          <w:sz w:val="20"/>
          <w:szCs w:val="20"/>
          <w:bdr w:val="none" w:sz="0" w:space="0" w:color="auto" w:frame="1"/>
        </w:rPr>
        <w:t>0.57  Nintendo</w:t>
      </w:r>
      <w:proofErr w:type="gramEnd"/>
      <w:r w:rsidRPr="009046FF">
        <w:rPr>
          <w:rFonts w:ascii="Lucida Console" w:eastAsia="Times New Roman" w:hAnsi="Lucida Console" w:cs="Courier New"/>
          <w:color w:val="000000"/>
          <w:sz w:val="20"/>
          <w:szCs w:val="20"/>
          <w:bdr w:val="none" w:sz="0" w:space="0" w:color="auto" w:frame="1"/>
        </w:rPr>
        <w:t xml:space="preserve"> 1997</w:t>
      </w:r>
    </w:p>
    <w:p w14:paraId="4ED3D60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16             </w:t>
      </w:r>
      <w:proofErr w:type="gramStart"/>
      <w:r w:rsidRPr="009046FF">
        <w:rPr>
          <w:rFonts w:ascii="Lucida Console" w:eastAsia="Times New Roman" w:hAnsi="Lucida Console" w:cs="Courier New"/>
          <w:color w:val="000000"/>
          <w:sz w:val="20"/>
          <w:szCs w:val="20"/>
          <w:bdr w:val="none" w:sz="0" w:space="0" w:color="auto" w:frame="1"/>
        </w:rPr>
        <w:t>1.39  Nintendo</w:t>
      </w:r>
      <w:proofErr w:type="gramEnd"/>
      <w:r w:rsidRPr="009046FF">
        <w:rPr>
          <w:rFonts w:ascii="Lucida Console" w:eastAsia="Times New Roman" w:hAnsi="Lucida Console" w:cs="Courier New"/>
          <w:color w:val="000000"/>
          <w:sz w:val="20"/>
          <w:szCs w:val="20"/>
          <w:bdr w:val="none" w:sz="0" w:space="0" w:color="auto" w:frame="1"/>
        </w:rPr>
        <w:t xml:space="preserve"> 1998</w:t>
      </w:r>
    </w:p>
    <w:p w14:paraId="2FC687C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17             </w:t>
      </w:r>
      <w:proofErr w:type="gramStart"/>
      <w:r w:rsidRPr="009046FF">
        <w:rPr>
          <w:rFonts w:ascii="Lucida Console" w:eastAsia="Times New Roman" w:hAnsi="Lucida Console" w:cs="Courier New"/>
          <w:color w:val="000000"/>
          <w:sz w:val="20"/>
          <w:szCs w:val="20"/>
          <w:bdr w:val="none" w:sz="0" w:space="0" w:color="auto" w:frame="1"/>
        </w:rPr>
        <w:t>1.51  Nintendo</w:t>
      </w:r>
      <w:proofErr w:type="gramEnd"/>
      <w:r w:rsidRPr="009046FF">
        <w:rPr>
          <w:rFonts w:ascii="Lucida Console" w:eastAsia="Times New Roman" w:hAnsi="Lucida Console" w:cs="Courier New"/>
          <w:color w:val="000000"/>
          <w:sz w:val="20"/>
          <w:szCs w:val="20"/>
          <w:bdr w:val="none" w:sz="0" w:space="0" w:color="auto" w:frame="1"/>
        </w:rPr>
        <w:t xml:space="preserve"> 1999</w:t>
      </w:r>
    </w:p>
    <w:p w14:paraId="6E5306A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18             </w:t>
      </w:r>
      <w:proofErr w:type="gramStart"/>
      <w:r w:rsidRPr="009046FF">
        <w:rPr>
          <w:rFonts w:ascii="Lucida Console" w:eastAsia="Times New Roman" w:hAnsi="Lucida Console" w:cs="Courier New"/>
          <w:color w:val="000000"/>
          <w:sz w:val="20"/>
          <w:szCs w:val="20"/>
          <w:bdr w:val="none" w:sz="0" w:space="0" w:color="auto" w:frame="1"/>
        </w:rPr>
        <w:t>2.07  Nintendo</w:t>
      </w:r>
      <w:proofErr w:type="gramEnd"/>
      <w:r w:rsidRPr="009046FF">
        <w:rPr>
          <w:rFonts w:ascii="Lucida Console" w:eastAsia="Times New Roman" w:hAnsi="Lucida Console" w:cs="Courier New"/>
          <w:color w:val="000000"/>
          <w:sz w:val="20"/>
          <w:szCs w:val="20"/>
          <w:bdr w:val="none" w:sz="0" w:space="0" w:color="auto" w:frame="1"/>
        </w:rPr>
        <w:t xml:space="preserve"> 2000</w:t>
      </w:r>
    </w:p>
    <w:p w14:paraId="0233F59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19             </w:t>
      </w:r>
      <w:proofErr w:type="gramStart"/>
      <w:r w:rsidRPr="009046FF">
        <w:rPr>
          <w:rFonts w:ascii="Lucida Console" w:eastAsia="Times New Roman" w:hAnsi="Lucida Console" w:cs="Courier New"/>
          <w:color w:val="000000"/>
          <w:sz w:val="20"/>
          <w:szCs w:val="20"/>
          <w:bdr w:val="none" w:sz="0" w:space="0" w:color="auto" w:frame="1"/>
        </w:rPr>
        <w:t>1.58  Nintendo</w:t>
      </w:r>
      <w:proofErr w:type="gramEnd"/>
      <w:r w:rsidRPr="009046FF">
        <w:rPr>
          <w:rFonts w:ascii="Lucida Console" w:eastAsia="Times New Roman" w:hAnsi="Lucida Console" w:cs="Courier New"/>
          <w:color w:val="000000"/>
          <w:sz w:val="20"/>
          <w:szCs w:val="20"/>
          <w:bdr w:val="none" w:sz="0" w:space="0" w:color="auto" w:frame="1"/>
        </w:rPr>
        <w:t xml:space="preserve"> 2001</w:t>
      </w:r>
    </w:p>
    <w:p w14:paraId="1E61542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20             </w:t>
      </w:r>
      <w:proofErr w:type="gramStart"/>
      <w:r w:rsidRPr="009046FF">
        <w:rPr>
          <w:rFonts w:ascii="Lucida Console" w:eastAsia="Times New Roman" w:hAnsi="Lucida Console" w:cs="Courier New"/>
          <w:color w:val="000000"/>
          <w:sz w:val="20"/>
          <w:szCs w:val="20"/>
          <w:bdr w:val="none" w:sz="0" w:space="0" w:color="auto" w:frame="1"/>
        </w:rPr>
        <w:t>1.48  Nintendo</w:t>
      </w:r>
      <w:proofErr w:type="gramEnd"/>
      <w:r w:rsidRPr="009046FF">
        <w:rPr>
          <w:rFonts w:ascii="Lucida Console" w:eastAsia="Times New Roman" w:hAnsi="Lucida Console" w:cs="Courier New"/>
          <w:color w:val="000000"/>
          <w:sz w:val="20"/>
          <w:szCs w:val="20"/>
          <w:bdr w:val="none" w:sz="0" w:space="0" w:color="auto" w:frame="1"/>
        </w:rPr>
        <w:t xml:space="preserve"> 2002</w:t>
      </w:r>
    </w:p>
    <w:p w14:paraId="16E571A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21             </w:t>
      </w:r>
      <w:proofErr w:type="gramStart"/>
      <w:r w:rsidRPr="009046FF">
        <w:rPr>
          <w:rFonts w:ascii="Lucida Console" w:eastAsia="Times New Roman" w:hAnsi="Lucida Console" w:cs="Courier New"/>
          <w:color w:val="000000"/>
          <w:sz w:val="20"/>
          <w:szCs w:val="20"/>
          <w:bdr w:val="none" w:sz="0" w:space="0" w:color="auto" w:frame="1"/>
        </w:rPr>
        <w:t>1.09  Nintendo</w:t>
      </w:r>
      <w:proofErr w:type="gramEnd"/>
      <w:r w:rsidRPr="009046FF">
        <w:rPr>
          <w:rFonts w:ascii="Lucida Console" w:eastAsia="Times New Roman" w:hAnsi="Lucida Console" w:cs="Courier New"/>
          <w:color w:val="000000"/>
          <w:sz w:val="20"/>
          <w:szCs w:val="20"/>
          <w:bdr w:val="none" w:sz="0" w:space="0" w:color="auto" w:frame="1"/>
        </w:rPr>
        <w:t xml:space="preserve"> 2003</w:t>
      </w:r>
    </w:p>
    <w:p w14:paraId="7B44C6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22             </w:t>
      </w:r>
      <w:proofErr w:type="gramStart"/>
      <w:r w:rsidRPr="009046FF">
        <w:rPr>
          <w:rFonts w:ascii="Lucida Console" w:eastAsia="Times New Roman" w:hAnsi="Lucida Console" w:cs="Courier New"/>
          <w:color w:val="000000"/>
          <w:sz w:val="20"/>
          <w:szCs w:val="20"/>
          <w:bdr w:val="none" w:sz="0" w:space="0" w:color="auto" w:frame="1"/>
        </w:rPr>
        <w:t>2.46  Nintendo</w:t>
      </w:r>
      <w:proofErr w:type="gramEnd"/>
      <w:r w:rsidRPr="009046FF">
        <w:rPr>
          <w:rFonts w:ascii="Lucida Console" w:eastAsia="Times New Roman" w:hAnsi="Lucida Console" w:cs="Courier New"/>
          <w:color w:val="000000"/>
          <w:sz w:val="20"/>
          <w:szCs w:val="20"/>
          <w:bdr w:val="none" w:sz="0" w:space="0" w:color="auto" w:frame="1"/>
        </w:rPr>
        <w:t xml:space="preserve"> 2004</w:t>
      </w:r>
    </w:p>
    <w:p w14:paraId="187AC35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23            </w:t>
      </w:r>
      <w:proofErr w:type="gramStart"/>
      <w:r w:rsidRPr="009046FF">
        <w:rPr>
          <w:rFonts w:ascii="Lucida Console" w:eastAsia="Times New Roman" w:hAnsi="Lucida Console" w:cs="Courier New"/>
          <w:color w:val="000000"/>
          <w:sz w:val="20"/>
          <w:szCs w:val="20"/>
          <w:bdr w:val="none" w:sz="0" w:space="0" w:color="auto" w:frame="1"/>
        </w:rPr>
        <w:t>10.13  Nintendo</w:t>
      </w:r>
      <w:proofErr w:type="gramEnd"/>
      <w:r w:rsidRPr="009046FF">
        <w:rPr>
          <w:rFonts w:ascii="Lucida Console" w:eastAsia="Times New Roman" w:hAnsi="Lucida Console" w:cs="Courier New"/>
          <w:color w:val="000000"/>
          <w:sz w:val="20"/>
          <w:szCs w:val="20"/>
          <w:bdr w:val="none" w:sz="0" w:space="0" w:color="auto" w:frame="1"/>
        </w:rPr>
        <w:t xml:space="preserve"> 2005</w:t>
      </w:r>
    </w:p>
    <w:p w14:paraId="38A3B2B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24             </w:t>
      </w:r>
      <w:proofErr w:type="gramStart"/>
      <w:r w:rsidRPr="009046FF">
        <w:rPr>
          <w:rFonts w:ascii="Lucida Console" w:eastAsia="Times New Roman" w:hAnsi="Lucida Console" w:cs="Courier New"/>
          <w:color w:val="000000"/>
          <w:sz w:val="20"/>
          <w:szCs w:val="20"/>
          <w:bdr w:val="none" w:sz="0" w:space="0" w:color="auto" w:frame="1"/>
        </w:rPr>
        <w:t>9.70  Nintendo</w:t>
      </w:r>
      <w:proofErr w:type="gramEnd"/>
      <w:r w:rsidRPr="009046FF">
        <w:rPr>
          <w:rFonts w:ascii="Lucida Console" w:eastAsia="Times New Roman" w:hAnsi="Lucida Console" w:cs="Courier New"/>
          <w:color w:val="000000"/>
          <w:sz w:val="20"/>
          <w:szCs w:val="20"/>
          <w:bdr w:val="none" w:sz="0" w:space="0" w:color="auto" w:frame="1"/>
        </w:rPr>
        <w:t xml:space="preserve"> 2006</w:t>
      </w:r>
    </w:p>
    <w:p w14:paraId="7B0B404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25             </w:t>
      </w:r>
      <w:proofErr w:type="gramStart"/>
      <w:r w:rsidRPr="009046FF">
        <w:rPr>
          <w:rFonts w:ascii="Lucida Console" w:eastAsia="Times New Roman" w:hAnsi="Lucida Console" w:cs="Courier New"/>
          <w:color w:val="000000"/>
          <w:sz w:val="20"/>
          <w:szCs w:val="20"/>
          <w:bdr w:val="none" w:sz="0" w:space="0" w:color="auto" w:frame="1"/>
        </w:rPr>
        <w:t>8.60  Nintendo</w:t>
      </w:r>
      <w:proofErr w:type="gramEnd"/>
      <w:r w:rsidRPr="009046FF">
        <w:rPr>
          <w:rFonts w:ascii="Lucida Console" w:eastAsia="Times New Roman" w:hAnsi="Lucida Console" w:cs="Courier New"/>
          <w:color w:val="000000"/>
          <w:sz w:val="20"/>
          <w:szCs w:val="20"/>
          <w:bdr w:val="none" w:sz="0" w:space="0" w:color="auto" w:frame="1"/>
        </w:rPr>
        <w:t xml:space="preserve"> 2007</w:t>
      </w:r>
    </w:p>
    <w:p w14:paraId="79AF1B3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26             </w:t>
      </w:r>
      <w:proofErr w:type="gramStart"/>
      <w:r w:rsidRPr="009046FF">
        <w:rPr>
          <w:rFonts w:ascii="Lucida Console" w:eastAsia="Times New Roman" w:hAnsi="Lucida Console" w:cs="Courier New"/>
          <w:color w:val="000000"/>
          <w:sz w:val="20"/>
          <w:szCs w:val="20"/>
          <w:bdr w:val="none" w:sz="0" w:space="0" w:color="auto" w:frame="1"/>
        </w:rPr>
        <w:t>7.22  Nintendo</w:t>
      </w:r>
      <w:proofErr w:type="gramEnd"/>
      <w:r w:rsidRPr="009046FF">
        <w:rPr>
          <w:rFonts w:ascii="Lucida Console" w:eastAsia="Times New Roman" w:hAnsi="Lucida Console" w:cs="Courier New"/>
          <w:color w:val="000000"/>
          <w:sz w:val="20"/>
          <w:szCs w:val="20"/>
          <w:bdr w:val="none" w:sz="0" w:space="0" w:color="auto" w:frame="1"/>
        </w:rPr>
        <w:t xml:space="preserve"> 2008</w:t>
      </w:r>
    </w:p>
    <w:p w14:paraId="4DB5262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27             </w:t>
      </w:r>
      <w:proofErr w:type="gramStart"/>
      <w:r w:rsidRPr="009046FF">
        <w:rPr>
          <w:rFonts w:ascii="Lucida Console" w:eastAsia="Times New Roman" w:hAnsi="Lucida Console" w:cs="Courier New"/>
          <w:color w:val="000000"/>
          <w:sz w:val="20"/>
          <w:szCs w:val="20"/>
          <w:bdr w:val="none" w:sz="0" w:space="0" w:color="auto" w:frame="1"/>
        </w:rPr>
        <w:t>9.71  Nintendo</w:t>
      </w:r>
      <w:proofErr w:type="gramEnd"/>
      <w:r w:rsidRPr="009046FF">
        <w:rPr>
          <w:rFonts w:ascii="Lucida Console" w:eastAsia="Times New Roman" w:hAnsi="Lucida Console" w:cs="Courier New"/>
          <w:color w:val="000000"/>
          <w:sz w:val="20"/>
          <w:szCs w:val="20"/>
          <w:bdr w:val="none" w:sz="0" w:space="0" w:color="auto" w:frame="1"/>
        </w:rPr>
        <w:t xml:space="preserve"> 2009</w:t>
      </w:r>
    </w:p>
    <w:p w14:paraId="3985F0D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28             </w:t>
      </w:r>
      <w:proofErr w:type="gramStart"/>
      <w:r w:rsidRPr="009046FF">
        <w:rPr>
          <w:rFonts w:ascii="Lucida Console" w:eastAsia="Times New Roman" w:hAnsi="Lucida Console" w:cs="Courier New"/>
          <w:color w:val="000000"/>
          <w:sz w:val="20"/>
          <w:szCs w:val="20"/>
          <w:bdr w:val="none" w:sz="0" w:space="0" w:color="auto" w:frame="1"/>
        </w:rPr>
        <w:t>4.07  Nintendo</w:t>
      </w:r>
      <w:proofErr w:type="gramEnd"/>
      <w:r w:rsidRPr="009046FF">
        <w:rPr>
          <w:rFonts w:ascii="Lucida Console" w:eastAsia="Times New Roman" w:hAnsi="Lucida Console" w:cs="Courier New"/>
          <w:color w:val="000000"/>
          <w:sz w:val="20"/>
          <w:szCs w:val="20"/>
          <w:bdr w:val="none" w:sz="0" w:space="0" w:color="auto" w:frame="1"/>
        </w:rPr>
        <w:t xml:space="preserve"> 2010</w:t>
      </w:r>
    </w:p>
    <w:p w14:paraId="62759BA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29             </w:t>
      </w:r>
      <w:proofErr w:type="gramStart"/>
      <w:r w:rsidRPr="009046FF">
        <w:rPr>
          <w:rFonts w:ascii="Lucida Console" w:eastAsia="Times New Roman" w:hAnsi="Lucida Console" w:cs="Courier New"/>
          <w:color w:val="000000"/>
          <w:sz w:val="20"/>
          <w:szCs w:val="20"/>
          <w:bdr w:val="none" w:sz="0" w:space="0" w:color="auto" w:frame="1"/>
        </w:rPr>
        <w:t>3.48  Nintendo</w:t>
      </w:r>
      <w:proofErr w:type="gramEnd"/>
      <w:r w:rsidRPr="009046FF">
        <w:rPr>
          <w:rFonts w:ascii="Lucida Console" w:eastAsia="Times New Roman" w:hAnsi="Lucida Console" w:cs="Courier New"/>
          <w:color w:val="000000"/>
          <w:sz w:val="20"/>
          <w:szCs w:val="20"/>
          <w:bdr w:val="none" w:sz="0" w:space="0" w:color="auto" w:frame="1"/>
        </w:rPr>
        <w:t xml:space="preserve"> 2011</w:t>
      </w:r>
    </w:p>
    <w:p w14:paraId="54E077C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30             </w:t>
      </w:r>
      <w:proofErr w:type="gramStart"/>
      <w:r w:rsidRPr="009046FF">
        <w:rPr>
          <w:rFonts w:ascii="Lucida Console" w:eastAsia="Times New Roman" w:hAnsi="Lucida Console" w:cs="Courier New"/>
          <w:color w:val="000000"/>
          <w:sz w:val="20"/>
          <w:szCs w:val="20"/>
          <w:bdr w:val="none" w:sz="0" w:space="0" w:color="auto" w:frame="1"/>
        </w:rPr>
        <w:t>3.13  Nintendo</w:t>
      </w:r>
      <w:proofErr w:type="gramEnd"/>
      <w:r w:rsidRPr="009046FF">
        <w:rPr>
          <w:rFonts w:ascii="Lucida Console" w:eastAsia="Times New Roman" w:hAnsi="Lucida Console" w:cs="Courier New"/>
          <w:color w:val="000000"/>
          <w:sz w:val="20"/>
          <w:szCs w:val="20"/>
          <w:bdr w:val="none" w:sz="0" w:space="0" w:color="auto" w:frame="1"/>
        </w:rPr>
        <w:t xml:space="preserve"> 2012</w:t>
      </w:r>
    </w:p>
    <w:p w14:paraId="42601D0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31             </w:t>
      </w:r>
      <w:proofErr w:type="gramStart"/>
      <w:r w:rsidRPr="009046FF">
        <w:rPr>
          <w:rFonts w:ascii="Lucida Console" w:eastAsia="Times New Roman" w:hAnsi="Lucida Console" w:cs="Courier New"/>
          <w:color w:val="000000"/>
          <w:sz w:val="20"/>
          <w:szCs w:val="20"/>
          <w:bdr w:val="none" w:sz="0" w:space="0" w:color="auto" w:frame="1"/>
        </w:rPr>
        <w:t>3.18  Nintendo</w:t>
      </w:r>
      <w:proofErr w:type="gramEnd"/>
      <w:r w:rsidRPr="009046FF">
        <w:rPr>
          <w:rFonts w:ascii="Lucida Console" w:eastAsia="Times New Roman" w:hAnsi="Lucida Console" w:cs="Courier New"/>
          <w:color w:val="000000"/>
          <w:sz w:val="20"/>
          <w:szCs w:val="20"/>
          <w:bdr w:val="none" w:sz="0" w:space="0" w:color="auto" w:frame="1"/>
        </w:rPr>
        <w:t xml:space="preserve"> 2013</w:t>
      </w:r>
    </w:p>
    <w:p w14:paraId="7C4598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32             </w:t>
      </w:r>
      <w:proofErr w:type="gramStart"/>
      <w:r w:rsidRPr="009046FF">
        <w:rPr>
          <w:rFonts w:ascii="Lucida Console" w:eastAsia="Times New Roman" w:hAnsi="Lucida Console" w:cs="Courier New"/>
          <w:color w:val="000000"/>
          <w:sz w:val="20"/>
          <w:szCs w:val="20"/>
          <w:bdr w:val="none" w:sz="0" w:space="0" w:color="auto" w:frame="1"/>
        </w:rPr>
        <w:t>3.17  Nintendo</w:t>
      </w:r>
      <w:proofErr w:type="gramEnd"/>
      <w:r w:rsidRPr="009046FF">
        <w:rPr>
          <w:rFonts w:ascii="Lucida Console" w:eastAsia="Times New Roman" w:hAnsi="Lucida Console" w:cs="Courier New"/>
          <w:color w:val="000000"/>
          <w:sz w:val="20"/>
          <w:szCs w:val="20"/>
          <w:bdr w:val="none" w:sz="0" w:space="0" w:color="auto" w:frame="1"/>
        </w:rPr>
        <w:t xml:space="preserve"> 2014</w:t>
      </w:r>
    </w:p>
    <w:p w14:paraId="14E687F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33             </w:t>
      </w:r>
      <w:proofErr w:type="gramStart"/>
      <w:r w:rsidRPr="009046FF">
        <w:rPr>
          <w:rFonts w:ascii="Lucida Console" w:eastAsia="Times New Roman" w:hAnsi="Lucida Console" w:cs="Courier New"/>
          <w:color w:val="000000"/>
          <w:sz w:val="20"/>
          <w:szCs w:val="20"/>
          <w:bdr w:val="none" w:sz="0" w:space="0" w:color="auto" w:frame="1"/>
        </w:rPr>
        <w:t>1.77  Nintendo</w:t>
      </w:r>
      <w:proofErr w:type="gramEnd"/>
      <w:r w:rsidRPr="009046FF">
        <w:rPr>
          <w:rFonts w:ascii="Lucida Console" w:eastAsia="Times New Roman" w:hAnsi="Lucida Console" w:cs="Courier New"/>
          <w:color w:val="000000"/>
          <w:sz w:val="20"/>
          <w:szCs w:val="20"/>
          <w:bdr w:val="none" w:sz="0" w:space="0" w:color="auto" w:frame="1"/>
        </w:rPr>
        <w:t xml:space="preserve"> 2015</w:t>
      </w:r>
    </w:p>
    <w:p w14:paraId="6AFA910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34             </w:t>
      </w:r>
      <w:proofErr w:type="gramStart"/>
      <w:r w:rsidRPr="009046FF">
        <w:rPr>
          <w:rFonts w:ascii="Lucida Console" w:eastAsia="Times New Roman" w:hAnsi="Lucida Console" w:cs="Courier New"/>
          <w:color w:val="000000"/>
          <w:sz w:val="20"/>
          <w:szCs w:val="20"/>
          <w:bdr w:val="none" w:sz="0" w:space="0" w:color="auto" w:frame="1"/>
        </w:rPr>
        <w:t>0.20  Nintendo</w:t>
      </w:r>
      <w:proofErr w:type="gramEnd"/>
      <w:r w:rsidRPr="009046FF">
        <w:rPr>
          <w:rFonts w:ascii="Lucida Console" w:eastAsia="Times New Roman" w:hAnsi="Lucida Console" w:cs="Courier New"/>
          <w:color w:val="000000"/>
          <w:sz w:val="20"/>
          <w:szCs w:val="20"/>
          <w:bdr w:val="none" w:sz="0" w:space="0" w:color="auto" w:frame="1"/>
        </w:rPr>
        <w:t xml:space="preserve"> 2016</w:t>
      </w:r>
    </w:p>
    <w:p w14:paraId="299B91C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bdr w:val="none" w:sz="0" w:space="0" w:color="auto" w:frame="1"/>
        </w:rPr>
      </w:pPr>
      <w:r w:rsidRPr="009046FF">
        <w:rPr>
          <w:rFonts w:ascii="Lucida Console" w:eastAsia="Times New Roman" w:hAnsi="Lucida Console" w:cs="Courier New"/>
          <w:color w:val="000000"/>
          <w:sz w:val="20"/>
          <w:szCs w:val="20"/>
          <w:bdr w:val="none" w:sz="0" w:space="0" w:color="auto" w:frame="1"/>
        </w:rPr>
        <w:t xml:space="preserve">35             </w:t>
      </w:r>
      <w:proofErr w:type="gramStart"/>
      <w:r w:rsidRPr="009046FF">
        <w:rPr>
          <w:rFonts w:ascii="Lucida Console" w:eastAsia="Times New Roman" w:hAnsi="Lucida Console" w:cs="Courier New"/>
          <w:color w:val="000000"/>
          <w:sz w:val="20"/>
          <w:szCs w:val="20"/>
          <w:bdr w:val="none" w:sz="0" w:space="0" w:color="auto" w:frame="1"/>
        </w:rPr>
        <w:t>0.14  Nintendo</w:t>
      </w:r>
      <w:proofErr w:type="gramEnd"/>
      <w:r w:rsidRPr="009046FF">
        <w:rPr>
          <w:rFonts w:ascii="Lucida Console" w:eastAsia="Times New Roman" w:hAnsi="Lucida Console" w:cs="Courier New"/>
          <w:color w:val="000000"/>
          <w:sz w:val="20"/>
          <w:szCs w:val="20"/>
          <w:bdr w:val="none" w:sz="0" w:space="0" w:color="auto" w:frame="1"/>
        </w:rPr>
        <w:t xml:space="preserve">  N/A</w:t>
      </w:r>
    </w:p>
    <w:p w14:paraId="5033D1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nintendoTotal&lt;-as.</w:t>
      </w:r>
      <w:proofErr w:type="gramStart"/>
      <w:r w:rsidRPr="009046FF">
        <w:rPr>
          <w:rFonts w:ascii="Lucida Console" w:eastAsia="Times New Roman" w:hAnsi="Lucida Console" w:cs="Courier New"/>
          <w:color w:val="0000FF"/>
          <w:sz w:val="20"/>
          <w:szCs w:val="20"/>
        </w:rPr>
        <w:t>data.frame</w:t>
      </w:r>
      <w:proofErr w:type="gramEnd"/>
      <w:r w:rsidRPr="009046FF">
        <w:rPr>
          <w:rFonts w:ascii="Lucida Console" w:eastAsia="Times New Roman" w:hAnsi="Lucida Console" w:cs="Courier New"/>
          <w:color w:val="0000FF"/>
          <w:sz w:val="20"/>
          <w:szCs w:val="20"/>
        </w:rPr>
        <w:t>(nintendoNA,nintendoEU,nintendoJP,nintendoOther)</w:t>
      </w:r>
    </w:p>
    <w:p w14:paraId="6EF3A95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 xml:space="preserve">Error in </w:t>
      </w:r>
      <w:proofErr w:type="spellStart"/>
      <w:r w:rsidRPr="009046FF">
        <w:rPr>
          <w:rFonts w:ascii="Lucida Console" w:eastAsia="Times New Roman" w:hAnsi="Lucida Console" w:cs="Courier New"/>
          <w:color w:val="C5060B"/>
          <w:sz w:val="20"/>
          <w:szCs w:val="20"/>
        </w:rPr>
        <w:t>as.</w:t>
      </w:r>
      <w:proofErr w:type="gramStart"/>
      <w:r w:rsidRPr="009046FF">
        <w:rPr>
          <w:rFonts w:ascii="Lucida Console" w:eastAsia="Times New Roman" w:hAnsi="Lucida Console" w:cs="Courier New"/>
          <w:color w:val="C5060B"/>
          <w:sz w:val="20"/>
          <w:szCs w:val="20"/>
        </w:rPr>
        <w:t>data.frame</w:t>
      </w:r>
      <w:proofErr w:type="gramEnd"/>
      <w:r w:rsidRPr="009046FF">
        <w:rPr>
          <w:rFonts w:ascii="Lucida Console" w:eastAsia="Times New Roman" w:hAnsi="Lucida Console" w:cs="Courier New"/>
          <w:color w:val="C5060B"/>
          <w:sz w:val="20"/>
          <w:szCs w:val="20"/>
        </w:rPr>
        <w:t>.data.frame</w:t>
      </w:r>
      <w:proofErr w:type="spellEnd"/>
      <w:r w:rsidRPr="009046FF">
        <w:rPr>
          <w:rFonts w:ascii="Lucida Console" w:eastAsia="Times New Roman" w:hAnsi="Lucida Console" w:cs="Courier New"/>
          <w:color w:val="C5060B"/>
          <w:sz w:val="20"/>
          <w:szCs w:val="20"/>
        </w:rPr>
        <w:t>(</w:t>
      </w:r>
      <w:proofErr w:type="spellStart"/>
      <w:r w:rsidRPr="009046FF">
        <w:rPr>
          <w:rFonts w:ascii="Lucida Console" w:eastAsia="Times New Roman" w:hAnsi="Lucida Console" w:cs="Courier New"/>
          <w:color w:val="C5060B"/>
          <w:sz w:val="20"/>
          <w:szCs w:val="20"/>
        </w:rPr>
        <w:t>nintendoNA</w:t>
      </w:r>
      <w:proofErr w:type="spellEnd"/>
      <w:r w:rsidRPr="009046FF">
        <w:rPr>
          <w:rFonts w:ascii="Lucida Console" w:eastAsia="Times New Roman" w:hAnsi="Lucida Console" w:cs="Courier New"/>
          <w:color w:val="C5060B"/>
          <w:sz w:val="20"/>
          <w:szCs w:val="20"/>
        </w:rPr>
        <w:t xml:space="preserve">, </w:t>
      </w:r>
      <w:proofErr w:type="spellStart"/>
      <w:r w:rsidRPr="009046FF">
        <w:rPr>
          <w:rFonts w:ascii="Lucida Console" w:eastAsia="Times New Roman" w:hAnsi="Lucida Console" w:cs="Courier New"/>
          <w:color w:val="C5060B"/>
          <w:sz w:val="20"/>
          <w:szCs w:val="20"/>
        </w:rPr>
        <w:t>nintendoEU</w:t>
      </w:r>
      <w:proofErr w:type="spellEnd"/>
      <w:r w:rsidRPr="009046FF">
        <w:rPr>
          <w:rFonts w:ascii="Lucida Console" w:eastAsia="Times New Roman" w:hAnsi="Lucida Console" w:cs="Courier New"/>
          <w:color w:val="C5060B"/>
          <w:sz w:val="20"/>
          <w:szCs w:val="20"/>
        </w:rPr>
        <w:t xml:space="preserve">, </w:t>
      </w:r>
      <w:proofErr w:type="spellStart"/>
      <w:r w:rsidRPr="009046FF">
        <w:rPr>
          <w:rFonts w:ascii="Lucida Console" w:eastAsia="Times New Roman" w:hAnsi="Lucida Console" w:cs="Courier New"/>
          <w:color w:val="C5060B"/>
          <w:sz w:val="20"/>
          <w:szCs w:val="20"/>
        </w:rPr>
        <w:t>nintendoJP</w:t>
      </w:r>
      <w:proofErr w:type="spellEnd"/>
      <w:r w:rsidRPr="009046FF">
        <w:rPr>
          <w:rFonts w:ascii="Lucida Console" w:eastAsia="Times New Roman" w:hAnsi="Lucida Console" w:cs="Courier New"/>
          <w:color w:val="C5060B"/>
          <w:sz w:val="20"/>
          <w:szCs w:val="20"/>
        </w:rPr>
        <w:t xml:space="preserve">,  : </w:t>
      </w:r>
    </w:p>
    <w:p w14:paraId="14B520B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 xml:space="preserve">  invalid '</w:t>
      </w:r>
      <w:proofErr w:type="spellStart"/>
      <w:proofErr w:type="gramStart"/>
      <w:r w:rsidRPr="009046FF">
        <w:rPr>
          <w:rFonts w:ascii="Lucida Console" w:eastAsia="Times New Roman" w:hAnsi="Lucida Console" w:cs="Courier New"/>
          <w:color w:val="C5060B"/>
          <w:sz w:val="20"/>
          <w:szCs w:val="20"/>
        </w:rPr>
        <w:t>row.names</w:t>
      </w:r>
      <w:proofErr w:type="spellEnd"/>
      <w:proofErr w:type="gramEnd"/>
      <w:r w:rsidRPr="009046FF">
        <w:rPr>
          <w:rFonts w:ascii="Lucida Console" w:eastAsia="Times New Roman" w:hAnsi="Lucida Console" w:cs="Courier New"/>
          <w:color w:val="C5060B"/>
          <w:sz w:val="20"/>
          <w:szCs w:val="20"/>
        </w:rPr>
        <w:t>', length 3 for a data frame with 35 rows</w:t>
      </w:r>
    </w:p>
    <w:p w14:paraId="03B3D9E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lastRenderedPageBreak/>
        <w:t xml:space="preserve">&gt; #rename axis </w:t>
      </w:r>
      <w:proofErr w:type="spellStart"/>
      <w:r w:rsidRPr="009046FF">
        <w:rPr>
          <w:rFonts w:ascii="Lucida Console" w:eastAsia="Times New Roman" w:hAnsi="Lucida Console" w:cs="Courier New"/>
          <w:color w:val="0000FF"/>
          <w:sz w:val="20"/>
          <w:szCs w:val="20"/>
        </w:rPr>
        <w:t>lables</w:t>
      </w:r>
      <w:proofErr w:type="spellEnd"/>
    </w:p>
    <w:p w14:paraId="25BC38B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gTotal</w:t>
      </w:r>
      <w:proofErr w:type="spellEnd"/>
      <w:r w:rsidRPr="009046FF">
        <w:rPr>
          <w:rFonts w:ascii="Lucida Console" w:eastAsia="Times New Roman" w:hAnsi="Lucida Console" w:cs="Courier New"/>
          <w:color w:val="0000FF"/>
          <w:sz w:val="20"/>
          <w:szCs w:val="20"/>
        </w:rPr>
        <w:t>)&lt;-c("</w:t>
      </w:r>
      <w:proofErr w:type="spellStart"/>
      <w:r w:rsidRPr="009046FF">
        <w:rPr>
          <w:rFonts w:ascii="Lucida Console" w:eastAsia="Times New Roman" w:hAnsi="Lucida Console" w:cs="Courier New"/>
          <w:color w:val="0000FF"/>
          <w:sz w:val="20"/>
          <w:szCs w:val="20"/>
        </w:rPr>
        <w:t>Global_Sales","Year</w:t>
      </w:r>
      <w:proofErr w:type="spellEnd"/>
      <w:r w:rsidRPr="009046FF">
        <w:rPr>
          <w:rFonts w:ascii="Lucida Console" w:eastAsia="Times New Roman" w:hAnsi="Lucida Console" w:cs="Courier New"/>
          <w:color w:val="0000FF"/>
          <w:sz w:val="20"/>
          <w:szCs w:val="20"/>
        </w:rPr>
        <w:t>")</w:t>
      </w:r>
    </w:p>
    <w:p w14:paraId="40D848E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(g</w:t>
      </w:r>
      <w:proofErr w:type="gramStart"/>
      <w:r w:rsidRPr="009046FF">
        <w:rPr>
          <w:rFonts w:ascii="Lucida Console" w:eastAsia="Times New Roman" w:hAnsi="Lucida Console" w:cs="Courier New"/>
          <w:color w:val="0000FF"/>
          <w:sz w:val="20"/>
          <w:szCs w:val="20"/>
        </w:rPr>
        <w:t>80)&lt;</w:t>
      </w:r>
      <w:proofErr w:type="gramEnd"/>
      <w:r w:rsidRPr="009046FF">
        <w:rPr>
          <w:rFonts w:ascii="Lucida Console" w:eastAsia="Times New Roman" w:hAnsi="Lucida Console" w:cs="Courier New"/>
          <w:color w:val="0000FF"/>
          <w:sz w:val="20"/>
          <w:szCs w:val="20"/>
        </w:rPr>
        <w:t>-c("</w:t>
      </w:r>
      <w:proofErr w:type="spellStart"/>
      <w:r w:rsidRPr="009046FF">
        <w:rPr>
          <w:rFonts w:ascii="Lucida Console" w:eastAsia="Times New Roman" w:hAnsi="Lucida Console" w:cs="Courier New"/>
          <w:color w:val="0000FF"/>
          <w:sz w:val="20"/>
          <w:szCs w:val="20"/>
        </w:rPr>
        <w:t>Global_Sales","Year</w:t>
      </w:r>
      <w:proofErr w:type="spellEnd"/>
      <w:r w:rsidRPr="009046FF">
        <w:rPr>
          <w:rFonts w:ascii="Lucida Console" w:eastAsia="Times New Roman" w:hAnsi="Lucida Console" w:cs="Courier New"/>
          <w:color w:val="0000FF"/>
          <w:sz w:val="20"/>
          <w:szCs w:val="20"/>
        </w:rPr>
        <w:t>")</w:t>
      </w:r>
    </w:p>
    <w:p w14:paraId="447194E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(g</w:t>
      </w:r>
      <w:proofErr w:type="gramStart"/>
      <w:r w:rsidRPr="009046FF">
        <w:rPr>
          <w:rFonts w:ascii="Lucida Console" w:eastAsia="Times New Roman" w:hAnsi="Lucida Console" w:cs="Courier New"/>
          <w:color w:val="0000FF"/>
          <w:sz w:val="20"/>
          <w:szCs w:val="20"/>
        </w:rPr>
        <w:t>90)&lt;</w:t>
      </w:r>
      <w:proofErr w:type="gramEnd"/>
      <w:r w:rsidRPr="009046FF">
        <w:rPr>
          <w:rFonts w:ascii="Lucida Console" w:eastAsia="Times New Roman" w:hAnsi="Lucida Console" w:cs="Courier New"/>
          <w:color w:val="0000FF"/>
          <w:sz w:val="20"/>
          <w:szCs w:val="20"/>
        </w:rPr>
        <w:t>-c("</w:t>
      </w:r>
      <w:proofErr w:type="spellStart"/>
      <w:r w:rsidRPr="009046FF">
        <w:rPr>
          <w:rFonts w:ascii="Lucida Console" w:eastAsia="Times New Roman" w:hAnsi="Lucida Console" w:cs="Courier New"/>
          <w:color w:val="0000FF"/>
          <w:sz w:val="20"/>
          <w:szCs w:val="20"/>
        </w:rPr>
        <w:t>Global_Sales","Year</w:t>
      </w:r>
      <w:proofErr w:type="spellEnd"/>
      <w:r w:rsidRPr="009046FF">
        <w:rPr>
          <w:rFonts w:ascii="Lucida Console" w:eastAsia="Times New Roman" w:hAnsi="Lucida Console" w:cs="Courier New"/>
          <w:color w:val="0000FF"/>
          <w:sz w:val="20"/>
          <w:szCs w:val="20"/>
        </w:rPr>
        <w:t>")</w:t>
      </w:r>
    </w:p>
    <w:p w14:paraId="5469D9E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(g</w:t>
      </w:r>
      <w:proofErr w:type="gramStart"/>
      <w:r w:rsidRPr="009046FF">
        <w:rPr>
          <w:rFonts w:ascii="Lucida Console" w:eastAsia="Times New Roman" w:hAnsi="Lucida Console" w:cs="Courier New"/>
          <w:color w:val="0000FF"/>
          <w:sz w:val="20"/>
          <w:szCs w:val="20"/>
        </w:rPr>
        <w:t>00)&lt;</w:t>
      </w:r>
      <w:proofErr w:type="gramEnd"/>
      <w:r w:rsidRPr="009046FF">
        <w:rPr>
          <w:rFonts w:ascii="Lucida Console" w:eastAsia="Times New Roman" w:hAnsi="Lucida Console" w:cs="Courier New"/>
          <w:color w:val="0000FF"/>
          <w:sz w:val="20"/>
          <w:szCs w:val="20"/>
        </w:rPr>
        <w:t>-c("</w:t>
      </w:r>
      <w:proofErr w:type="spellStart"/>
      <w:r w:rsidRPr="009046FF">
        <w:rPr>
          <w:rFonts w:ascii="Lucida Console" w:eastAsia="Times New Roman" w:hAnsi="Lucida Console" w:cs="Courier New"/>
          <w:color w:val="0000FF"/>
          <w:sz w:val="20"/>
          <w:szCs w:val="20"/>
        </w:rPr>
        <w:t>Global_Sales","Year</w:t>
      </w:r>
      <w:proofErr w:type="spellEnd"/>
      <w:r w:rsidRPr="009046FF">
        <w:rPr>
          <w:rFonts w:ascii="Lucida Console" w:eastAsia="Times New Roman" w:hAnsi="Lucida Console" w:cs="Courier New"/>
          <w:color w:val="0000FF"/>
          <w:sz w:val="20"/>
          <w:szCs w:val="20"/>
        </w:rPr>
        <w:t>")</w:t>
      </w:r>
    </w:p>
    <w:p w14:paraId="7BD93C0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colnames</w:t>
      </w:r>
      <w:proofErr w:type="spellEnd"/>
      <w:r w:rsidRPr="009046FF">
        <w:rPr>
          <w:rFonts w:ascii="Lucida Console" w:eastAsia="Times New Roman" w:hAnsi="Lucida Console" w:cs="Courier New"/>
          <w:color w:val="0000FF"/>
          <w:sz w:val="20"/>
          <w:szCs w:val="20"/>
        </w:rPr>
        <w:t>(g</w:t>
      </w:r>
      <w:proofErr w:type="gramStart"/>
      <w:r w:rsidRPr="009046FF">
        <w:rPr>
          <w:rFonts w:ascii="Lucida Console" w:eastAsia="Times New Roman" w:hAnsi="Lucida Console" w:cs="Courier New"/>
          <w:color w:val="0000FF"/>
          <w:sz w:val="20"/>
          <w:szCs w:val="20"/>
        </w:rPr>
        <w:t>10)&lt;</w:t>
      </w:r>
      <w:proofErr w:type="gramEnd"/>
      <w:r w:rsidRPr="009046FF">
        <w:rPr>
          <w:rFonts w:ascii="Lucida Console" w:eastAsia="Times New Roman" w:hAnsi="Lucida Console" w:cs="Courier New"/>
          <w:color w:val="0000FF"/>
          <w:sz w:val="20"/>
          <w:szCs w:val="20"/>
        </w:rPr>
        <w:t>-c("</w:t>
      </w:r>
      <w:proofErr w:type="spellStart"/>
      <w:r w:rsidRPr="009046FF">
        <w:rPr>
          <w:rFonts w:ascii="Lucida Console" w:eastAsia="Times New Roman" w:hAnsi="Lucida Console" w:cs="Courier New"/>
          <w:color w:val="0000FF"/>
          <w:sz w:val="20"/>
          <w:szCs w:val="20"/>
        </w:rPr>
        <w:t>Global_Sales","Year</w:t>
      </w:r>
      <w:proofErr w:type="spellEnd"/>
      <w:r w:rsidRPr="009046FF">
        <w:rPr>
          <w:rFonts w:ascii="Lucida Console" w:eastAsia="Times New Roman" w:hAnsi="Lucida Console" w:cs="Courier New"/>
          <w:color w:val="0000FF"/>
          <w:sz w:val="20"/>
          <w:szCs w:val="20"/>
        </w:rPr>
        <w:t>")</w:t>
      </w:r>
    </w:p>
    <w:p w14:paraId="57E17CF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#plot the </w:t>
      </w:r>
      <w:proofErr w:type="gramStart"/>
      <w:r w:rsidRPr="009046FF">
        <w:rPr>
          <w:rFonts w:ascii="Lucida Console" w:eastAsia="Times New Roman" w:hAnsi="Lucida Console" w:cs="Courier New"/>
          <w:color w:val="0000FF"/>
          <w:sz w:val="20"/>
          <w:szCs w:val="20"/>
        </w:rPr>
        <w:t>time lines</w:t>
      </w:r>
      <w:proofErr w:type="gramEnd"/>
      <w:r w:rsidRPr="009046FF">
        <w:rPr>
          <w:rFonts w:ascii="Lucida Console" w:eastAsia="Times New Roman" w:hAnsi="Lucida Console" w:cs="Courier New"/>
          <w:color w:val="0000FF"/>
          <w:sz w:val="20"/>
          <w:szCs w:val="20"/>
        </w:rPr>
        <w:t xml:space="preserve"> of global sales </w:t>
      </w:r>
    </w:p>
    <w:p w14:paraId="0084CDA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g80P&lt;-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g80,aes(y=</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x=Year, group = 1))+</w:t>
      </w:r>
      <w:proofErr w:type="spellStart"/>
      <w:r w:rsidRPr="009046FF">
        <w:rPr>
          <w:rFonts w:ascii="Lucida Console" w:eastAsia="Times New Roman" w:hAnsi="Lucida Console" w:cs="Courier New"/>
          <w:color w:val="0000FF"/>
          <w:sz w:val="20"/>
          <w:szCs w:val="20"/>
        </w:rPr>
        <w:t>geom_line</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geom_point</w:t>
      </w:r>
      <w:proofErr w:type="spellEnd"/>
      <w:r w:rsidRPr="009046FF">
        <w:rPr>
          <w:rFonts w:ascii="Lucida Console" w:eastAsia="Times New Roman" w:hAnsi="Lucida Console" w:cs="Courier New"/>
          <w:color w:val="0000FF"/>
          <w:sz w:val="20"/>
          <w:szCs w:val="20"/>
        </w:rPr>
        <w:t>(data = g80)</w:t>
      </w:r>
    </w:p>
    <w:p w14:paraId="01D24E0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g80P&lt;-g80P + </w:t>
      </w:r>
      <w:proofErr w:type="spellStart"/>
      <w:proofErr w:type="gramStart"/>
      <w:r w:rsidRPr="009046FF">
        <w:rPr>
          <w:rFonts w:ascii="Lucida Console" w:eastAsia="Times New Roman" w:hAnsi="Lucida Console" w:cs="Courier New"/>
          <w:color w:val="0000FF"/>
          <w:sz w:val="20"/>
          <w:szCs w:val="20"/>
        </w:rPr>
        <w:t>ggtitle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"Global Sales in the 1980's")</w:t>
      </w:r>
    </w:p>
    <w:p w14:paraId="7C08D5A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g80P</w:t>
      </w:r>
    </w:p>
    <w:p w14:paraId="79FA902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g90P&lt;-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g90,aes(y=</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x=Year, group = 1))+</w:t>
      </w:r>
      <w:proofErr w:type="spellStart"/>
      <w:r w:rsidRPr="009046FF">
        <w:rPr>
          <w:rFonts w:ascii="Lucida Console" w:eastAsia="Times New Roman" w:hAnsi="Lucida Console" w:cs="Courier New"/>
          <w:color w:val="0000FF"/>
          <w:sz w:val="20"/>
          <w:szCs w:val="20"/>
        </w:rPr>
        <w:t>geom_line</w:t>
      </w:r>
      <w:proofErr w:type="spellEnd"/>
      <w:r w:rsidRPr="009046FF">
        <w:rPr>
          <w:rFonts w:ascii="Lucida Console" w:eastAsia="Times New Roman" w:hAnsi="Lucida Console" w:cs="Courier New"/>
          <w:color w:val="0000FF"/>
          <w:sz w:val="20"/>
          <w:szCs w:val="20"/>
        </w:rPr>
        <w:t>(color="orchid")+</w:t>
      </w:r>
      <w:proofErr w:type="spellStart"/>
      <w:r w:rsidRPr="009046FF">
        <w:rPr>
          <w:rFonts w:ascii="Lucida Console" w:eastAsia="Times New Roman" w:hAnsi="Lucida Console" w:cs="Courier New"/>
          <w:color w:val="0000FF"/>
          <w:sz w:val="20"/>
          <w:szCs w:val="20"/>
        </w:rPr>
        <w:t>geom_point</w:t>
      </w:r>
      <w:proofErr w:type="spellEnd"/>
      <w:r w:rsidRPr="009046FF">
        <w:rPr>
          <w:rFonts w:ascii="Lucida Console" w:eastAsia="Times New Roman" w:hAnsi="Lucida Console" w:cs="Courier New"/>
          <w:color w:val="0000FF"/>
          <w:sz w:val="20"/>
          <w:szCs w:val="20"/>
        </w:rPr>
        <w:t>(color="</w:t>
      </w:r>
      <w:proofErr w:type="spellStart"/>
      <w:r w:rsidRPr="009046FF">
        <w:rPr>
          <w:rFonts w:ascii="Lucida Console" w:eastAsia="Times New Roman" w:hAnsi="Lucida Console" w:cs="Courier New"/>
          <w:color w:val="0000FF"/>
          <w:sz w:val="20"/>
          <w:szCs w:val="20"/>
        </w:rPr>
        <w:t>blue",data</w:t>
      </w:r>
      <w:proofErr w:type="spellEnd"/>
      <w:r w:rsidRPr="009046FF">
        <w:rPr>
          <w:rFonts w:ascii="Lucida Console" w:eastAsia="Times New Roman" w:hAnsi="Lucida Console" w:cs="Courier New"/>
          <w:color w:val="0000FF"/>
          <w:sz w:val="20"/>
          <w:szCs w:val="20"/>
        </w:rPr>
        <w:t xml:space="preserve"> = g90)</w:t>
      </w:r>
    </w:p>
    <w:p w14:paraId="1C79C16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g90P&lt;-g90P + </w:t>
      </w:r>
      <w:proofErr w:type="spellStart"/>
      <w:proofErr w:type="gramStart"/>
      <w:r w:rsidRPr="009046FF">
        <w:rPr>
          <w:rFonts w:ascii="Lucida Console" w:eastAsia="Times New Roman" w:hAnsi="Lucida Console" w:cs="Courier New"/>
          <w:color w:val="0000FF"/>
          <w:sz w:val="20"/>
          <w:szCs w:val="20"/>
        </w:rPr>
        <w:t>ggtitle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"Global Sales in the 1990's") + theme(</w:t>
      </w:r>
      <w:proofErr w:type="spellStart"/>
      <w:r w:rsidRPr="009046FF">
        <w:rPr>
          <w:rFonts w:ascii="Lucida Console" w:eastAsia="Times New Roman" w:hAnsi="Lucida Console" w:cs="Courier New"/>
          <w:color w:val="0000FF"/>
          <w:sz w:val="20"/>
          <w:szCs w:val="20"/>
        </w:rPr>
        <w:t>plot.title</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element_text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hjust</w:t>
      </w:r>
      <w:proofErr w:type="spellEnd"/>
      <w:r w:rsidRPr="009046FF">
        <w:rPr>
          <w:rFonts w:ascii="Lucida Console" w:eastAsia="Times New Roman" w:hAnsi="Lucida Console" w:cs="Courier New"/>
          <w:color w:val="0000FF"/>
          <w:sz w:val="20"/>
          <w:szCs w:val="20"/>
        </w:rPr>
        <w:t>=.5))+</w:t>
      </w:r>
      <w:proofErr w:type="spellStart"/>
      <w:r w:rsidRPr="009046FF">
        <w:rPr>
          <w:rFonts w:ascii="Lucida Console" w:eastAsia="Times New Roman" w:hAnsi="Lucida Console" w:cs="Courier New"/>
          <w:color w:val="0000FF"/>
          <w:sz w:val="20"/>
          <w:szCs w:val="20"/>
        </w:rPr>
        <w:t>ylab</w:t>
      </w:r>
      <w:proofErr w:type="spellEnd"/>
      <w:r w:rsidRPr="009046FF">
        <w:rPr>
          <w:rFonts w:ascii="Lucida Console" w:eastAsia="Times New Roman" w:hAnsi="Lucida Console" w:cs="Courier New"/>
          <w:color w:val="0000FF"/>
          <w:sz w:val="20"/>
          <w:szCs w:val="20"/>
        </w:rPr>
        <w:t>("Global Sales in Millions")</w:t>
      </w:r>
    </w:p>
    <w:p w14:paraId="05FC4E2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g90P</w:t>
      </w:r>
    </w:p>
    <w:p w14:paraId="3B4FE71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g00P&lt;-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g00,aes(y=</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x=Year, group = 1))+</w:t>
      </w:r>
      <w:proofErr w:type="spellStart"/>
      <w:r w:rsidRPr="009046FF">
        <w:rPr>
          <w:rFonts w:ascii="Lucida Console" w:eastAsia="Times New Roman" w:hAnsi="Lucida Console" w:cs="Courier New"/>
          <w:color w:val="0000FF"/>
          <w:sz w:val="20"/>
          <w:szCs w:val="20"/>
        </w:rPr>
        <w:t>geom_line</w:t>
      </w:r>
      <w:proofErr w:type="spellEnd"/>
      <w:r w:rsidRPr="009046FF">
        <w:rPr>
          <w:rFonts w:ascii="Lucida Console" w:eastAsia="Times New Roman" w:hAnsi="Lucida Console" w:cs="Courier New"/>
          <w:color w:val="0000FF"/>
          <w:sz w:val="20"/>
          <w:szCs w:val="20"/>
        </w:rPr>
        <w:t>(color="orchid")+</w:t>
      </w:r>
      <w:proofErr w:type="spellStart"/>
      <w:r w:rsidRPr="009046FF">
        <w:rPr>
          <w:rFonts w:ascii="Lucida Console" w:eastAsia="Times New Roman" w:hAnsi="Lucida Console" w:cs="Courier New"/>
          <w:color w:val="0000FF"/>
          <w:sz w:val="20"/>
          <w:szCs w:val="20"/>
        </w:rPr>
        <w:t>geom_point</w:t>
      </w:r>
      <w:proofErr w:type="spellEnd"/>
      <w:r w:rsidRPr="009046FF">
        <w:rPr>
          <w:rFonts w:ascii="Lucida Console" w:eastAsia="Times New Roman" w:hAnsi="Lucida Console" w:cs="Courier New"/>
          <w:color w:val="0000FF"/>
          <w:sz w:val="20"/>
          <w:szCs w:val="20"/>
        </w:rPr>
        <w:t>(color="</w:t>
      </w:r>
      <w:proofErr w:type="spellStart"/>
      <w:r w:rsidRPr="009046FF">
        <w:rPr>
          <w:rFonts w:ascii="Lucida Console" w:eastAsia="Times New Roman" w:hAnsi="Lucida Console" w:cs="Courier New"/>
          <w:color w:val="0000FF"/>
          <w:sz w:val="20"/>
          <w:szCs w:val="20"/>
        </w:rPr>
        <w:t>blue",data</w:t>
      </w:r>
      <w:proofErr w:type="spellEnd"/>
      <w:r w:rsidRPr="009046FF">
        <w:rPr>
          <w:rFonts w:ascii="Lucida Console" w:eastAsia="Times New Roman" w:hAnsi="Lucida Console" w:cs="Courier New"/>
          <w:color w:val="0000FF"/>
          <w:sz w:val="20"/>
          <w:szCs w:val="20"/>
        </w:rPr>
        <w:t xml:space="preserve"> = g00)</w:t>
      </w:r>
    </w:p>
    <w:p w14:paraId="0360656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g00P&lt;-g00P + </w:t>
      </w:r>
      <w:proofErr w:type="spellStart"/>
      <w:proofErr w:type="gramStart"/>
      <w:r w:rsidRPr="009046FF">
        <w:rPr>
          <w:rFonts w:ascii="Lucida Console" w:eastAsia="Times New Roman" w:hAnsi="Lucida Console" w:cs="Courier New"/>
          <w:color w:val="0000FF"/>
          <w:sz w:val="20"/>
          <w:szCs w:val="20"/>
        </w:rPr>
        <w:t>ggtitle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"Global Sales in the 2000's") + theme(</w:t>
      </w:r>
      <w:proofErr w:type="spellStart"/>
      <w:r w:rsidRPr="009046FF">
        <w:rPr>
          <w:rFonts w:ascii="Lucida Console" w:eastAsia="Times New Roman" w:hAnsi="Lucida Console" w:cs="Courier New"/>
          <w:color w:val="0000FF"/>
          <w:sz w:val="20"/>
          <w:szCs w:val="20"/>
        </w:rPr>
        <w:t>plot.title</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element_text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hjust</w:t>
      </w:r>
      <w:proofErr w:type="spellEnd"/>
      <w:r w:rsidRPr="009046FF">
        <w:rPr>
          <w:rFonts w:ascii="Lucida Console" w:eastAsia="Times New Roman" w:hAnsi="Lucida Console" w:cs="Courier New"/>
          <w:color w:val="0000FF"/>
          <w:sz w:val="20"/>
          <w:szCs w:val="20"/>
        </w:rPr>
        <w:t>=.5))+</w:t>
      </w:r>
      <w:proofErr w:type="spellStart"/>
      <w:r w:rsidRPr="009046FF">
        <w:rPr>
          <w:rFonts w:ascii="Lucida Console" w:eastAsia="Times New Roman" w:hAnsi="Lucida Console" w:cs="Courier New"/>
          <w:color w:val="0000FF"/>
          <w:sz w:val="20"/>
          <w:szCs w:val="20"/>
        </w:rPr>
        <w:t>ylab</w:t>
      </w:r>
      <w:proofErr w:type="spellEnd"/>
      <w:r w:rsidRPr="009046FF">
        <w:rPr>
          <w:rFonts w:ascii="Lucida Console" w:eastAsia="Times New Roman" w:hAnsi="Lucida Console" w:cs="Courier New"/>
          <w:color w:val="0000FF"/>
          <w:sz w:val="20"/>
          <w:szCs w:val="20"/>
        </w:rPr>
        <w:t>("Global Sales in Millions")</w:t>
      </w:r>
    </w:p>
    <w:p w14:paraId="241EB4F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g00P</w:t>
      </w:r>
    </w:p>
    <w:p w14:paraId="49109F4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g10P&lt;-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g10,aes(y=</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x=Year, group = 1))+</w:t>
      </w:r>
      <w:proofErr w:type="spellStart"/>
      <w:r w:rsidRPr="009046FF">
        <w:rPr>
          <w:rFonts w:ascii="Lucida Console" w:eastAsia="Times New Roman" w:hAnsi="Lucida Console" w:cs="Courier New"/>
          <w:color w:val="0000FF"/>
          <w:sz w:val="20"/>
          <w:szCs w:val="20"/>
        </w:rPr>
        <w:t>geom_line</w:t>
      </w:r>
      <w:proofErr w:type="spellEnd"/>
      <w:r w:rsidRPr="009046FF">
        <w:rPr>
          <w:rFonts w:ascii="Lucida Console" w:eastAsia="Times New Roman" w:hAnsi="Lucida Console" w:cs="Courier New"/>
          <w:color w:val="0000FF"/>
          <w:sz w:val="20"/>
          <w:szCs w:val="20"/>
        </w:rPr>
        <w:t>(color="orchid")+</w:t>
      </w:r>
      <w:proofErr w:type="spellStart"/>
      <w:r w:rsidRPr="009046FF">
        <w:rPr>
          <w:rFonts w:ascii="Lucida Console" w:eastAsia="Times New Roman" w:hAnsi="Lucida Console" w:cs="Courier New"/>
          <w:color w:val="0000FF"/>
          <w:sz w:val="20"/>
          <w:szCs w:val="20"/>
        </w:rPr>
        <w:t>geom_point</w:t>
      </w:r>
      <w:proofErr w:type="spellEnd"/>
      <w:r w:rsidRPr="009046FF">
        <w:rPr>
          <w:rFonts w:ascii="Lucida Console" w:eastAsia="Times New Roman" w:hAnsi="Lucida Console" w:cs="Courier New"/>
          <w:color w:val="0000FF"/>
          <w:sz w:val="20"/>
          <w:szCs w:val="20"/>
        </w:rPr>
        <w:t>(color="</w:t>
      </w:r>
      <w:proofErr w:type="spellStart"/>
      <w:r w:rsidRPr="009046FF">
        <w:rPr>
          <w:rFonts w:ascii="Lucida Console" w:eastAsia="Times New Roman" w:hAnsi="Lucida Console" w:cs="Courier New"/>
          <w:color w:val="0000FF"/>
          <w:sz w:val="20"/>
          <w:szCs w:val="20"/>
        </w:rPr>
        <w:t>blue",data</w:t>
      </w:r>
      <w:proofErr w:type="spellEnd"/>
      <w:r w:rsidRPr="009046FF">
        <w:rPr>
          <w:rFonts w:ascii="Lucida Console" w:eastAsia="Times New Roman" w:hAnsi="Lucida Console" w:cs="Courier New"/>
          <w:color w:val="0000FF"/>
          <w:sz w:val="20"/>
          <w:szCs w:val="20"/>
        </w:rPr>
        <w:t xml:space="preserve"> = g00)</w:t>
      </w:r>
    </w:p>
    <w:p w14:paraId="1DBB27D5" w14:textId="0EA14D35"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g10P&lt;-g</w:t>
      </w:r>
      <w:r w:rsidR="00711D02">
        <w:rPr>
          <w:rFonts w:ascii="Lucida Console" w:eastAsia="Times New Roman" w:hAnsi="Lucida Console" w:cs="Courier New"/>
          <w:color w:val="0000FF"/>
          <w:sz w:val="20"/>
          <w:szCs w:val="20"/>
        </w:rPr>
        <w:t>1</w:t>
      </w:r>
      <w:r w:rsidRPr="009046FF">
        <w:rPr>
          <w:rFonts w:ascii="Lucida Console" w:eastAsia="Times New Roman" w:hAnsi="Lucida Console" w:cs="Courier New"/>
          <w:color w:val="0000FF"/>
          <w:sz w:val="20"/>
          <w:szCs w:val="20"/>
        </w:rPr>
        <w:t xml:space="preserve">0P + </w:t>
      </w:r>
      <w:proofErr w:type="spellStart"/>
      <w:proofErr w:type="gramStart"/>
      <w:r w:rsidRPr="009046FF">
        <w:rPr>
          <w:rFonts w:ascii="Lucida Console" w:eastAsia="Times New Roman" w:hAnsi="Lucida Console" w:cs="Courier New"/>
          <w:color w:val="0000FF"/>
          <w:sz w:val="20"/>
          <w:szCs w:val="20"/>
        </w:rPr>
        <w:t>ggtitle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"Global Sales in the 20</w:t>
      </w:r>
      <w:r w:rsidR="00711D02">
        <w:rPr>
          <w:rFonts w:ascii="Lucida Console" w:eastAsia="Times New Roman" w:hAnsi="Lucida Console" w:cs="Courier New"/>
          <w:color w:val="0000FF"/>
          <w:sz w:val="20"/>
          <w:szCs w:val="20"/>
        </w:rPr>
        <w:t>10</w:t>
      </w:r>
      <w:r w:rsidRPr="009046FF">
        <w:rPr>
          <w:rFonts w:ascii="Lucida Console" w:eastAsia="Times New Roman" w:hAnsi="Lucida Console" w:cs="Courier New"/>
          <w:color w:val="0000FF"/>
          <w:sz w:val="20"/>
          <w:szCs w:val="20"/>
        </w:rPr>
        <w:t>'s") + theme(</w:t>
      </w:r>
      <w:proofErr w:type="spellStart"/>
      <w:r w:rsidRPr="009046FF">
        <w:rPr>
          <w:rFonts w:ascii="Lucida Console" w:eastAsia="Times New Roman" w:hAnsi="Lucida Console" w:cs="Courier New"/>
          <w:color w:val="0000FF"/>
          <w:sz w:val="20"/>
          <w:szCs w:val="20"/>
        </w:rPr>
        <w:t>plot.title</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element_text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hjust</w:t>
      </w:r>
      <w:proofErr w:type="spellEnd"/>
      <w:r w:rsidRPr="009046FF">
        <w:rPr>
          <w:rFonts w:ascii="Lucida Console" w:eastAsia="Times New Roman" w:hAnsi="Lucida Console" w:cs="Courier New"/>
          <w:color w:val="0000FF"/>
          <w:sz w:val="20"/>
          <w:szCs w:val="20"/>
        </w:rPr>
        <w:t>=.5))+</w:t>
      </w:r>
      <w:proofErr w:type="spellStart"/>
      <w:r w:rsidRPr="009046FF">
        <w:rPr>
          <w:rFonts w:ascii="Lucida Console" w:eastAsia="Times New Roman" w:hAnsi="Lucida Console" w:cs="Courier New"/>
          <w:color w:val="0000FF"/>
          <w:sz w:val="20"/>
          <w:szCs w:val="20"/>
        </w:rPr>
        <w:t>ylab</w:t>
      </w:r>
      <w:proofErr w:type="spellEnd"/>
      <w:r w:rsidRPr="009046FF">
        <w:rPr>
          <w:rFonts w:ascii="Lucida Console" w:eastAsia="Times New Roman" w:hAnsi="Lucida Console" w:cs="Courier New"/>
          <w:color w:val="0000FF"/>
          <w:sz w:val="20"/>
          <w:szCs w:val="20"/>
        </w:rPr>
        <w:t>("Global Sales in Millions")</w:t>
      </w:r>
    </w:p>
    <w:p w14:paraId="2FF3E35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g10P</w:t>
      </w:r>
    </w:p>
    <w:p w14:paraId="3A64FC4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gTotalP</w:t>
      </w:r>
      <w:proofErr w:type="spellEnd"/>
      <w:r w:rsidRPr="009046FF">
        <w:rPr>
          <w:rFonts w:ascii="Lucida Console" w:eastAsia="Times New Roman" w:hAnsi="Lucida Console" w:cs="Courier New"/>
          <w:color w:val="0000FF"/>
          <w:sz w:val="20"/>
          <w:szCs w:val="20"/>
        </w:rPr>
        <w:t>&lt;-</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gTotal,aes</w:t>
      </w:r>
      <w:proofErr w:type="spellEnd"/>
      <w:r w:rsidRPr="009046FF">
        <w:rPr>
          <w:rFonts w:ascii="Lucida Console" w:eastAsia="Times New Roman" w:hAnsi="Lucida Console" w:cs="Courier New"/>
          <w:color w:val="0000FF"/>
          <w:sz w:val="20"/>
          <w:szCs w:val="20"/>
        </w:rPr>
        <w:t>(y=</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x=Year, group = 1))+</w:t>
      </w:r>
      <w:proofErr w:type="spellStart"/>
      <w:r w:rsidRPr="009046FF">
        <w:rPr>
          <w:rFonts w:ascii="Lucida Console" w:eastAsia="Times New Roman" w:hAnsi="Lucida Console" w:cs="Courier New"/>
          <w:color w:val="0000FF"/>
          <w:sz w:val="20"/>
          <w:szCs w:val="20"/>
        </w:rPr>
        <w:t>geom_line</w:t>
      </w:r>
      <w:proofErr w:type="spellEnd"/>
      <w:r w:rsidRPr="009046FF">
        <w:rPr>
          <w:rFonts w:ascii="Lucida Console" w:eastAsia="Times New Roman" w:hAnsi="Lucida Console" w:cs="Courier New"/>
          <w:color w:val="0000FF"/>
          <w:sz w:val="20"/>
          <w:szCs w:val="20"/>
        </w:rPr>
        <w:t>(color="orchid")+</w:t>
      </w:r>
      <w:proofErr w:type="spellStart"/>
      <w:r w:rsidRPr="009046FF">
        <w:rPr>
          <w:rFonts w:ascii="Lucida Console" w:eastAsia="Times New Roman" w:hAnsi="Lucida Console" w:cs="Courier New"/>
          <w:color w:val="0000FF"/>
          <w:sz w:val="20"/>
          <w:szCs w:val="20"/>
        </w:rPr>
        <w:t>geom_point</w:t>
      </w:r>
      <w:proofErr w:type="spellEnd"/>
      <w:r w:rsidRPr="009046FF">
        <w:rPr>
          <w:rFonts w:ascii="Lucida Console" w:eastAsia="Times New Roman" w:hAnsi="Lucida Console" w:cs="Courier New"/>
          <w:color w:val="0000FF"/>
          <w:sz w:val="20"/>
          <w:szCs w:val="20"/>
        </w:rPr>
        <w:t>(color="</w:t>
      </w:r>
      <w:proofErr w:type="spellStart"/>
      <w:r w:rsidRPr="009046FF">
        <w:rPr>
          <w:rFonts w:ascii="Lucida Console" w:eastAsia="Times New Roman" w:hAnsi="Lucida Console" w:cs="Courier New"/>
          <w:color w:val="0000FF"/>
          <w:sz w:val="20"/>
          <w:szCs w:val="20"/>
        </w:rPr>
        <w:t>blue",data</w:t>
      </w:r>
      <w:proofErr w:type="spellEnd"/>
      <w:r w:rsidRPr="009046FF">
        <w:rPr>
          <w:rFonts w:ascii="Lucida Console" w:eastAsia="Times New Roman" w:hAnsi="Lucida Console" w:cs="Courier New"/>
          <w:color w:val="0000FF"/>
          <w:sz w:val="20"/>
          <w:szCs w:val="20"/>
        </w:rPr>
        <w:t xml:space="preserve"> = </w:t>
      </w:r>
      <w:proofErr w:type="spellStart"/>
      <w:r w:rsidRPr="009046FF">
        <w:rPr>
          <w:rFonts w:ascii="Lucida Console" w:eastAsia="Times New Roman" w:hAnsi="Lucida Console" w:cs="Courier New"/>
          <w:color w:val="0000FF"/>
          <w:sz w:val="20"/>
          <w:szCs w:val="20"/>
        </w:rPr>
        <w:t>gTotal</w:t>
      </w:r>
      <w:proofErr w:type="spellEnd"/>
      <w:r w:rsidRPr="009046FF">
        <w:rPr>
          <w:rFonts w:ascii="Lucida Console" w:eastAsia="Times New Roman" w:hAnsi="Lucida Console" w:cs="Courier New"/>
          <w:color w:val="0000FF"/>
          <w:sz w:val="20"/>
          <w:szCs w:val="20"/>
        </w:rPr>
        <w:t>)</w:t>
      </w:r>
    </w:p>
    <w:p w14:paraId="4F2E5BA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gTotalP</w:t>
      </w:r>
      <w:proofErr w:type="spellEnd"/>
      <w:r w:rsidRPr="009046FF">
        <w:rPr>
          <w:rFonts w:ascii="Lucida Console" w:eastAsia="Times New Roman" w:hAnsi="Lucida Console" w:cs="Courier New"/>
          <w:color w:val="0000FF"/>
          <w:sz w:val="20"/>
          <w:szCs w:val="20"/>
        </w:rPr>
        <w:t>&lt;-</w:t>
      </w:r>
      <w:proofErr w:type="spellStart"/>
      <w:r w:rsidRPr="009046FF">
        <w:rPr>
          <w:rFonts w:ascii="Lucida Console" w:eastAsia="Times New Roman" w:hAnsi="Lucida Console" w:cs="Courier New"/>
          <w:color w:val="0000FF"/>
          <w:sz w:val="20"/>
          <w:szCs w:val="20"/>
        </w:rPr>
        <w:t>gTotalP</w:t>
      </w:r>
      <w:proofErr w:type="spellEnd"/>
      <w:r w:rsidRPr="009046FF">
        <w:rPr>
          <w:rFonts w:ascii="Lucida Console" w:eastAsia="Times New Roman" w:hAnsi="Lucida Console" w:cs="Courier New"/>
          <w:color w:val="0000FF"/>
          <w:sz w:val="20"/>
          <w:szCs w:val="20"/>
        </w:rPr>
        <w:t xml:space="preserve"> + </w:t>
      </w:r>
      <w:proofErr w:type="spellStart"/>
      <w:proofErr w:type="gramStart"/>
      <w:r w:rsidRPr="009046FF">
        <w:rPr>
          <w:rFonts w:ascii="Lucida Console" w:eastAsia="Times New Roman" w:hAnsi="Lucida Console" w:cs="Courier New"/>
          <w:color w:val="0000FF"/>
          <w:sz w:val="20"/>
          <w:szCs w:val="20"/>
        </w:rPr>
        <w:t>ggtitle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"Global Sales from 1980 to 2020") + theme(</w:t>
      </w:r>
      <w:proofErr w:type="spellStart"/>
      <w:r w:rsidRPr="009046FF">
        <w:rPr>
          <w:rFonts w:ascii="Lucida Console" w:eastAsia="Times New Roman" w:hAnsi="Lucida Console" w:cs="Courier New"/>
          <w:color w:val="0000FF"/>
          <w:sz w:val="20"/>
          <w:szCs w:val="20"/>
        </w:rPr>
        <w:t>plot.title</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element_text</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hjust</w:t>
      </w:r>
      <w:proofErr w:type="spellEnd"/>
      <w:r w:rsidRPr="009046FF">
        <w:rPr>
          <w:rFonts w:ascii="Lucida Console" w:eastAsia="Times New Roman" w:hAnsi="Lucida Console" w:cs="Courier New"/>
          <w:color w:val="0000FF"/>
          <w:sz w:val="20"/>
          <w:szCs w:val="20"/>
        </w:rPr>
        <w:t>=.5))+</w:t>
      </w:r>
      <w:proofErr w:type="spellStart"/>
      <w:r w:rsidRPr="009046FF">
        <w:rPr>
          <w:rFonts w:ascii="Lucida Console" w:eastAsia="Times New Roman" w:hAnsi="Lucida Console" w:cs="Courier New"/>
          <w:color w:val="0000FF"/>
          <w:sz w:val="20"/>
          <w:szCs w:val="20"/>
        </w:rPr>
        <w:t>ylab</w:t>
      </w:r>
      <w:proofErr w:type="spellEnd"/>
      <w:r w:rsidRPr="009046FF">
        <w:rPr>
          <w:rFonts w:ascii="Lucida Console" w:eastAsia="Times New Roman" w:hAnsi="Lucida Console" w:cs="Courier New"/>
          <w:color w:val="0000FF"/>
          <w:sz w:val="20"/>
          <w:szCs w:val="20"/>
        </w:rPr>
        <w:t>("Global Sales in Millions")</w:t>
      </w:r>
    </w:p>
    <w:p w14:paraId="407EC9D2"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r w:rsidRPr="009046FF">
        <w:rPr>
          <w:rFonts w:ascii="Lucida Console" w:eastAsia="Times New Roman" w:hAnsi="Lucida Console" w:cs="Courier New"/>
          <w:color w:val="0000FF"/>
          <w:sz w:val="20"/>
          <w:szCs w:val="20"/>
        </w:rPr>
        <w:t>gTotalP</w:t>
      </w:r>
      <w:proofErr w:type="spellEnd"/>
    </w:p>
    <w:p w14:paraId="5B1140F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3FF584F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#mike's code#</w:t>
      </w:r>
    </w:p>
    <w:p w14:paraId="48F9E32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devtools</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install_github</w:t>
      </w:r>
      <w:proofErr w:type="spellEnd"/>
      <w:r w:rsidRPr="009046FF">
        <w:rPr>
          <w:rFonts w:ascii="Lucida Console" w:eastAsia="Times New Roman" w:hAnsi="Lucida Console" w:cs="Courier New"/>
          <w:color w:val="0000FF"/>
          <w:sz w:val="20"/>
          <w:szCs w:val="20"/>
        </w:rPr>
        <w:t>("</w:t>
      </w:r>
      <w:proofErr w:type="spellStart"/>
      <w:r w:rsidRPr="009046FF">
        <w:rPr>
          <w:rFonts w:ascii="Lucida Console" w:eastAsia="Times New Roman" w:hAnsi="Lucida Console" w:cs="Courier New"/>
          <w:color w:val="0000FF"/>
          <w:sz w:val="20"/>
          <w:szCs w:val="20"/>
        </w:rPr>
        <w:t>robj</w:t>
      </w:r>
      <w:proofErr w:type="spellEnd"/>
      <w:r w:rsidRPr="009046FF">
        <w:rPr>
          <w:rFonts w:ascii="Lucida Console" w:eastAsia="Times New Roman" w:hAnsi="Lucida Console" w:cs="Courier New"/>
          <w:color w:val="0000FF"/>
          <w:sz w:val="20"/>
          <w:szCs w:val="20"/>
        </w:rPr>
        <w:t>")</w:t>
      </w:r>
    </w:p>
    <w:p w14:paraId="358BFB3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 xml:space="preserve">Error in </w:t>
      </w:r>
      <w:proofErr w:type="spellStart"/>
      <w:r w:rsidRPr="009046FF">
        <w:rPr>
          <w:rFonts w:ascii="Lucida Console" w:eastAsia="Times New Roman" w:hAnsi="Lucida Console" w:cs="Courier New"/>
          <w:color w:val="C5060B"/>
          <w:sz w:val="20"/>
          <w:szCs w:val="20"/>
        </w:rPr>
        <w:t>parse_repo_spec</w:t>
      </w:r>
      <w:proofErr w:type="spellEnd"/>
      <w:r w:rsidRPr="009046FF">
        <w:rPr>
          <w:rFonts w:ascii="Lucida Console" w:eastAsia="Times New Roman" w:hAnsi="Lucida Console" w:cs="Courier New"/>
          <w:color w:val="C5060B"/>
          <w:sz w:val="20"/>
          <w:szCs w:val="20"/>
        </w:rPr>
        <w:t>(repo</w:t>
      </w:r>
      <w:proofErr w:type="gramStart"/>
      <w:r w:rsidRPr="009046FF">
        <w:rPr>
          <w:rFonts w:ascii="Lucida Console" w:eastAsia="Times New Roman" w:hAnsi="Lucida Console" w:cs="Courier New"/>
          <w:color w:val="C5060B"/>
          <w:sz w:val="20"/>
          <w:szCs w:val="20"/>
        </w:rPr>
        <w:t>) :</w:t>
      </w:r>
      <w:proofErr w:type="gramEnd"/>
      <w:r w:rsidRPr="009046FF">
        <w:rPr>
          <w:rFonts w:ascii="Lucida Console" w:eastAsia="Times New Roman" w:hAnsi="Lucida Console" w:cs="Courier New"/>
          <w:color w:val="C5060B"/>
          <w:sz w:val="20"/>
          <w:szCs w:val="20"/>
        </w:rPr>
        <w:t xml:space="preserve"> Invalid </w:t>
      </w:r>
      <w:proofErr w:type="spellStart"/>
      <w:r w:rsidRPr="009046FF">
        <w:rPr>
          <w:rFonts w:ascii="Lucida Console" w:eastAsia="Times New Roman" w:hAnsi="Lucida Console" w:cs="Courier New"/>
          <w:color w:val="C5060B"/>
          <w:sz w:val="20"/>
          <w:szCs w:val="20"/>
        </w:rPr>
        <w:t>git</w:t>
      </w:r>
      <w:proofErr w:type="spellEnd"/>
      <w:r w:rsidRPr="009046FF">
        <w:rPr>
          <w:rFonts w:ascii="Lucida Console" w:eastAsia="Times New Roman" w:hAnsi="Lucida Console" w:cs="Courier New"/>
          <w:color w:val="C5060B"/>
          <w:sz w:val="20"/>
          <w:szCs w:val="20"/>
        </w:rPr>
        <w:t xml:space="preserve"> repo specification: '</w:t>
      </w:r>
      <w:proofErr w:type="spellStart"/>
      <w:r w:rsidRPr="009046FF">
        <w:rPr>
          <w:rFonts w:ascii="Lucida Console" w:eastAsia="Times New Roman" w:hAnsi="Lucida Console" w:cs="Courier New"/>
          <w:color w:val="C5060B"/>
          <w:sz w:val="20"/>
          <w:szCs w:val="20"/>
        </w:rPr>
        <w:t>robj</w:t>
      </w:r>
      <w:proofErr w:type="spellEnd"/>
      <w:r w:rsidRPr="009046FF">
        <w:rPr>
          <w:rFonts w:ascii="Lucida Console" w:eastAsia="Times New Roman" w:hAnsi="Lucida Console" w:cs="Courier New"/>
          <w:color w:val="C5060B"/>
          <w:sz w:val="20"/>
          <w:szCs w:val="20"/>
        </w:rPr>
        <w:t>'</w:t>
      </w:r>
    </w:p>
    <w:p w14:paraId="5631B26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 Call </w:t>
      </w:r>
      <w:proofErr w:type="spellStart"/>
      <w:r w:rsidRPr="009046FF">
        <w:rPr>
          <w:rFonts w:ascii="Lucida Console" w:eastAsia="Times New Roman" w:hAnsi="Lucida Console" w:cs="Courier New"/>
          <w:color w:val="0000FF"/>
          <w:sz w:val="20"/>
          <w:szCs w:val="20"/>
        </w:rPr>
        <w:t>esquisse</w:t>
      </w:r>
      <w:proofErr w:type="spellEnd"/>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 xml:space="preserve"> plug-in ######</w:t>
      </w:r>
    </w:p>
    <w:p w14:paraId="4B967E4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esquisse</w:t>
      </w:r>
      <w:proofErr w:type="spellEnd"/>
      <w:r w:rsidRPr="009046FF">
        <w:rPr>
          <w:rFonts w:ascii="Lucida Console" w:eastAsia="Times New Roman" w:hAnsi="Lucida Console" w:cs="Courier New"/>
          <w:color w:val="0000FF"/>
          <w:sz w:val="20"/>
          <w:szCs w:val="20"/>
        </w:rPr>
        <w:t>::</w:t>
      </w:r>
      <w:proofErr w:type="spellStart"/>
      <w:proofErr w:type="gramEnd"/>
      <w:r w:rsidRPr="009046FF">
        <w:rPr>
          <w:rFonts w:ascii="Lucida Console" w:eastAsia="Times New Roman" w:hAnsi="Lucida Console" w:cs="Courier New"/>
          <w:color w:val="0000FF"/>
          <w:sz w:val="20"/>
          <w:szCs w:val="20"/>
        </w:rPr>
        <w:t>esquisser</w:t>
      </w:r>
      <w:proofErr w:type="spellEnd"/>
      <w:r w:rsidRPr="009046FF">
        <w:rPr>
          <w:rFonts w:ascii="Lucida Console" w:eastAsia="Times New Roman" w:hAnsi="Lucida Console" w:cs="Courier New"/>
          <w:color w:val="0000FF"/>
          <w:sz w:val="20"/>
          <w:szCs w:val="20"/>
        </w:rPr>
        <w:t>()</w:t>
      </w:r>
    </w:p>
    <w:p w14:paraId="67762CB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C5060B"/>
          <w:sz w:val="20"/>
          <w:szCs w:val="20"/>
        </w:rPr>
      </w:pPr>
      <w:r w:rsidRPr="009046FF">
        <w:rPr>
          <w:rFonts w:ascii="Lucida Console" w:eastAsia="Times New Roman" w:hAnsi="Lucida Console" w:cs="Courier New"/>
          <w:color w:val="C5060B"/>
          <w:sz w:val="20"/>
          <w:szCs w:val="20"/>
        </w:rPr>
        <w:t xml:space="preserve">Error in </w:t>
      </w:r>
      <w:proofErr w:type="spellStart"/>
      <w:r w:rsidRPr="009046FF">
        <w:rPr>
          <w:rFonts w:ascii="Lucida Console" w:eastAsia="Times New Roman" w:hAnsi="Lucida Console" w:cs="Courier New"/>
          <w:color w:val="C5060B"/>
          <w:sz w:val="20"/>
          <w:szCs w:val="20"/>
        </w:rPr>
        <w:t>loadNamespace</w:t>
      </w:r>
      <w:proofErr w:type="spellEnd"/>
      <w:r w:rsidRPr="009046FF">
        <w:rPr>
          <w:rFonts w:ascii="Lucida Console" w:eastAsia="Times New Roman" w:hAnsi="Lucida Console" w:cs="Courier New"/>
          <w:color w:val="C5060B"/>
          <w:sz w:val="20"/>
          <w:szCs w:val="20"/>
        </w:rPr>
        <w:t>(name</w:t>
      </w:r>
      <w:proofErr w:type="gramStart"/>
      <w:r w:rsidRPr="009046FF">
        <w:rPr>
          <w:rFonts w:ascii="Lucida Console" w:eastAsia="Times New Roman" w:hAnsi="Lucida Console" w:cs="Courier New"/>
          <w:color w:val="C5060B"/>
          <w:sz w:val="20"/>
          <w:szCs w:val="20"/>
        </w:rPr>
        <w:t>) :</w:t>
      </w:r>
      <w:proofErr w:type="gramEnd"/>
      <w:r w:rsidRPr="009046FF">
        <w:rPr>
          <w:rFonts w:ascii="Lucida Console" w:eastAsia="Times New Roman" w:hAnsi="Lucida Console" w:cs="Courier New"/>
          <w:color w:val="C5060B"/>
          <w:sz w:val="20"/>
          <w:szCs w:val="20"/>
        </w:rPr>
        <w:t xml:space="preserve"> there is no package called ‘</w:t>
      </w:r>
      <w:proofErr w:type="spellStart"/>
      <w:r w:rsidRPr="009046FF">
        <w:rPr>
          <w:rFonts w:ascii="Lucida Console" w:eastAsia="Times New Roman" w:hAnsi="Lucida Console" w:cs="Courier New"/>
          <w:color w:val="C5060B"/>
          <w:sz w:val="20"/>
          <w:szCs w:val="20"/>
        </w:rPr>
        <w:t>esquisse</w:t>
      </w:r>
      <w:proofErr w:type="spellEnd"/>
      <w:r w:rsidRPr="009046FF">
        <w:rPr>
          <w:rFonts w:ascii="Lucida Console" w:eastAsia="Times New Roman" w:hAnsi="Lucida Console" w:cs="Courier New"/>
          <w:color w:val="C5060B"/>
          <w:sz w:val="20"/>
          <w:szCs w:val="20"/>
        </w:rPr>
        <w:t>’</w:t>
      </w:r>
    </w:p>
    <w:p w14:paraId="3B9F90E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###Global Sales by Genre – Fill Platform &amp; Color Platform</w:t>
      </w:r>
    </w:p>
    <w:p w14:paraId="7385B40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VG) +</w:t>
      </w:r>
    </w:p>
    <w:p w14:paraId="6B580B1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x = Genre, fill = Platform, </w:t>
      </w:r>
      <w:proofErr w:type="spellStart"/>
      <w:r w:rsidRPr="009046FF">
        <w:rPr>
          <w:rFonts w:ascii="Lucida Console" w:eastAsia="Times New Roman" w:hAnsi="Lucida Console" w:cs="Courier New"/>
          <w:color w:val="0000FF"/>
          <w:sz w:val="20"/>
          <w:szCs w:val="20"/>
        </w:rPr>
        <w:t>colour</w:t>
      </w:r>
      <w:proofErr w:type="spellEnd"/>
      <w:r w:rsidRPr="009046FF">
        <w:rPr>
          <w:rFonts w:ascii="Lucida Console" w:eastAsia="Times New Roman" w:hAnsi="Lucida Console" w:cs="Courier New"/>
          <w:color w:val="0000FF"/>
          <w:sz w:val="20"/>
          <w:szCs w:val="20"/>
        </w:rPr>
        <w:t xml:space="preserve"> = Platform, weight =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w:t>
      </w:r>
    </w:p>
    <w:p w14:paraId="2BAD70B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geom_</w:t>
      </w:r>
      <w:proofErr w:type="gramStart"/>
      <w:r w:rsidRPr="009046FF">
        <w:rPr>
          <w:rFonts w:ascii="Lucida Console" w:eastAsia="Times New Roman" w:hAnsi="Lucida Console" w:cs="Courier New"/>
          <w:color w:val="0000FF"/>
          <w:sz w:val="20"/>
          <w:szCs w:val="20"/>
        </w:rPr>
        <w:t>bar</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37C988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scale_fill_</w:t>
      </w:r>
      <w:proofErr w:type="gramStart"/>
      <w:r w:rsidRPr="009046FF">
        <w:rPr>
          <w:rFonts w:ascii="Lucida Console" w:eastAsia="Times New Roman" w:hAnsi="Lucida Console" w:cs="Courier New"/>
          <w:color w:val="0000FF"/>
          <w:sz w:val="20"/>
          <w:szCs w:val="20"/>
        </w:rPr>
        <w:t>hue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497437D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scale_color_</w:t>
      </w:r>
      <w:proofErr w:type="gramStart"/>
      <w:r w:rsidRPr="009046FF">
        <w:rPr>
          <w:rFonts w:ascii="Lucida Console" w:eastAsia="Times New Roman" w:hAnsi="Lucida Console" w:cs="Courier New"/>
          <w:color w:val="0000FF"/>
          <w:sz w:val="20"/>
          <w:szCs w:val="20"/>
        </w:rPr>
        <w:t>hue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0A8E9E3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theme_</w:t>
      </w:r>
      <w:proofErr w:type="gramStart"/>
      <w:r w:rsidRPr="009046FF">
        <w:rPr>
          <w:rFonts w:ascii="Lucida Console" w:eastAsia="Times New Roman" w:hAnsi="Lucida Console" w:cs="Courier New"/>
          <w:color w:val="0000FF"/>
          <w:sz w:val="20"/>
          <w:szCs w:val="20"/>
        </w:rPr>
        <w:t>minimal</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w:t>
      </w:r>
    </w:p>
    <w:p w14:paraId="1C57F0B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###Global Sales by Publisher – Fill Platform &amp; faceted by year * (slice by decade?)</w:t>
      </w:r>
    </w:p>
    <w:p w14:paraId="74BB067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VG %&gt;%</w:t>
      </w:r>
    </w:p>
    <w:p w14:paraId="45F480A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filter(</w:t>
      </w:r>
      <w:proofErr w:type="spellStart"/>
      <w:proofErr w:type="gramEnd"/>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&gt;= 9 &amp;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&lt;= 40.5) %&gt;%</w:t>
      </w:r>
    </w:p>
    <w:p w14:paraId="4FF7D30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7168211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x = Publisher, fill = Platform, weight =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w:t>
      </w:r>
    </w:p>
    <w:p w14:paraId="42C95B5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geom_</w:t>
      </w:r>
      <w:proofErr w:type="gramStart"/>
      <w:r w:rsidRPr="009046FF">
        <w:rPr>
          <w:rFonts w:ascii="Lucida Console" w:eastAsia="Times New Roman" w:hAnsi="Lucida Console" w:cs="Courier New"/>
          <w:color w:val="0000FF"/>
          <w:sz w:val="20"/>
          <w:szCs w:val="20"/>
        </w:rPr>
        <w:t>bar</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41C32F64"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scale_fill_</w:t>
      </w:r>
      <w:proofErr w:type="gramStart"/>
      <w:r w:rsidRPr="009046FF">
        <w:rPr>
          <w:rFonts w:ascii="Lucida Console" w:eastAsia="Times New Roman" w:hAnsi="Lucida Console" w:cs="Courier New"/>
          <w:color w:val="0000FF"/>
          <w:sz w:val="20"/>
          <w:szCs w:val="20"/>
        </w:rPr>
        <w:t>hue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77FDEE0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labs(</w:t>
      </w:r>
      <w:proofErr w:type="gramEnd"/>
      <w:r w:rsidRPr="009046FF">
        <w:rPr>
          <w:rFonts w:ascii="Lucida Console" w:eastAsia="Times New Roman" w:hAnsi="Lucida Console" w:cs="Courier New"/>
          <w:color w:val="0000FF"/>
          <w:sz w:val="20"/>
          <w:szCs w:val="20"/>
        </w:rPr>
        <w:t>y = "Global Sales") +</w:t>
      </w:r>
    </w:p>
    <w:p w14:paraId="63A1BFE3"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coord_</w:t>
      </w:r>
      <w:proofErr w:type="gramStart"/>
      <w:r w:rsidRPr="009046FF">
        <w:rPr>
          <w:rFonts w:ascii="Lucida Console" w:eastAsia="Times New Roman" w:hAnsi="Lucida Console" w:cs="Courier New"/>
          <w:color w:val="0000FF"/>
          <w:sz w:val="20"/>
          <w:szCs w:val="20"/>
        </w:rPr>
        <w:t>flip</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4F4B419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theme_</w:t>
      </w:r>
      <w:proofErr w:type="gramStart"/>
      <w:r w:rsidRPr="009046FF">
        <w:rPr>
          <w:rFonts w:ascii="Lucida Console" w:eastAsia="Times New Roman" w:hAnsi="Lucida Console" w:cs="Courier New"/>
          <w:color w:val="0000FF"/>
          <w:sz w:val="20"/>
          <w:szCs w:val="20"/>
        </w:rPr>
        <w:t>minimal</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15209E7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facet_wrap</w:t>
      </w:r>
      <w:proofErr w:type="spellEnd"/>
      <w:r w:rsidRPr="009046FF">
        <w:rPr>
          <w:rFonts w:ascii="Lucida Console" w:eastAsia="Times New Roman" w:hAnsi="Lucida Console" w:cs="Courier New"/>
          <w:color w:val="0000FF"/>
          <w:sz w:val="20"/>
          <w:szCs w:val="20"/>
        </w:rPr>
        <w:t>(</w:t>
      </w:r>
      <w:proofErr w:type="gramStart"/>
      <w:r w:rsidRPr="009046FF">
        <w:rPr>
          <w:rFonts w:ascii="Lucida Console" w:eastAsia="Times New Roman" w:hAnsi="Lucida Console" w:cs="Courier New"/>
          <w:color w:val="0000FF"/>
          <w:sz w:val="20"/>
          <w:szCs w:val="20"/>
        </w:rPr>
        <w:t>vars(</w:t>
      </w:r>
      <w:proofErr w:type="gramEnd"/>
      <w:r w:rsidRPr="009046FF">
        <w:rPr>
          <w:rFonts w:ascii="Lucida Console" w:eastAsia="Times New Roman" w:hAnsi="Lucida Console" w:cs="Courier New"/>
          <w:color w:val="0000FF"/>
          <w:sz w:val="20"/>
          <w:szCs w:val="20"/>
        </w:rPr>
        <w:t>Year))</w:t>
      </w:r>
    </w:p>
    <w:p w14:paraId="1F6D10A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#Global Sales Platform V Publisher</w:t>
      </w:r>
    </w:p>
    <w:p w14:paraId="3625B2F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VG %&gt;%</w:t>
      </w:r>
    </w:p>
    <w:p w14:paraId="5F4E5ED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filter(</w:t>
      </w:r>
      <w:proofErr w:type="spellStart"/>
      <w:proofErr w:type="gramEnd"/>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&gt;= 8 &amp;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&lt;= 40.5) %&gt;%</w:t>
      </w:r>
    </w:p>
    <w:p w14:paraId="5C99BDD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1114C97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x = Platform, fill = Publisher, weight =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w:t>
      </w:r>
    </w:p>
    <w:p w14:paraId="65824E7F"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geom_</w:t>
      </w:r>
      <w:proofErr w:type="gramStart"/>
      <w:r w:rsidRPr="009046FF">
        <w:rPr>
          <w:rFonts w:ascii="Lucida Console" w:eastAsia="Times New Roman" w:hAnsi="Lucida Console" w:cs="Courier New"/>
          <w:color w:val="0000FF"/>
          <w:sz w:val="20"/>
          <w:szCs w:val="20"/>
        </w:rPr>
        <w:t>bar</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530A3DAB"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lastRenderedPageBreak/>
        <w:t xml:space="preserve">+   </w:t>
      </w:r>
      <w:proofErr w:type="spellStart"/>
      <w:r w:rsidRPr="009046FF">
        <w:rPr>
          <w:rFonts w:ascii="Lucida Console" w:eastAsia="Times New Roman" w:hAnsi="Lucida Console" w:cs="Courier New"/>
          <w:color w:val="0000FF"/>
          <w:sz w:val="20"/>
          <w:szCs w:val="20"/>
        </w:rPr>
        <w:t>scale_fill_</w:t>
      </w:r>
      <w:proofErr w:type="gramStart"/>
      <w:r w:rsidRPr="009046FF">
        <w:rPr>
          <w:rFonts w:ascii="Lucida Console" w:eastAsia="Times New Roman" w:hAnsi="Lucida Console" w:cs="Courier New"/>
          <w:color w:val="0000FF"/>
          <w:sz w:val="20"/>
          <w:szCs w:val="20"/>
        </w:rPr>
        <w:t>hue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4AECB9A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labs(</w:t>
      </w:r>
      <w:proofErr w:type="gramEnd"/>
      <w:r w:rsidRPr="009046FF">
        <w:rPr>
          <w:rFonts w:ascii="Lucida Console" w:eastAsia="Times New Roman" w:hAnsi="Lucida Console" w:cs="Courier New"/>
          <w:color w:val="0000FF"/>
          <w:sz w:val="20"/>
          <w:szCs w:val="20"/>
        </w:rPr>
        <w:t>y = "Global Sales", title = "Global Sales ", subtitle = "</w:t>
      </w:r>
      <w:proofErr w:type="spellStart"/>
      <w:r w:rsidRPr="009046FF">
        <w:rPr>
          <w:rFonts w:ascii="Lucida Console" w:eastAsia="Times New Roman" w:hAnsi="Lucida Console" w:cs="Courier New"/>
          <w:color w:val="0000FF"/>
          <w:sz w:val="20"/>
          <w:szCs w:val="20"/>
        </w:rPr>
        <w:t>Plaform</w:t>
      </w:r>
      <w:proofErr w:type="spellEnd"/>
      <w:r w:rsidRPr="009046FF">
        <w:rPr>
          <w:rFonts w:ascii="Lucida Console" w:eastAsia="Times New Roman" w:hAnsi="Lucida Console" w:cs="Courier New"/>
          <w:color w:val="0000FF"/>
          <w:sz w:val="20"/>
          <w:szCs w:val="20"/>
        </w:rPr>
        <w:t xml:space="preserve"> V Publisher") +</w:t>
      </w:r>
    </w:p>
    <w:p w14:paraId="769B81D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theme_</w:t>
      </w:r>
      <w:proofErr w:type="gramStart"/>
      <w:r w:rsidRPr="009046FF">
        <w:rPr>
          <w:rFonts w:ascii="Lucida Console" w:eastAsia="Times New Roman" w:hAnsi="Lucida Console" w:cs="Courier New"/>
          <w:color w:val="0000FF"/>
          <w:sz w:val="20"/>
          <w:szCs w:val="20"/>
        </w:rPr>
        <w:t>minimal</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w:t>
      </w:r>
    </w:p>
    <w:p w14:paraId="46D172E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#Genre Popularity – Sales over Time</w:t>
      </w:r>
    </w:p>
    <w:p w14:paraId="6C3187D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&gt; </w:t>
      </w:r>
    </w:p>
    <w:p w14:paraId="43353C5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VG %&gt;%</w:t>
      </w:r>
    </w:p>
    <w:p w14:paraId="6C58AB8C"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filter(</w:t>
      </w:r>
      <w:proofErr w:type="spellStart"/>
      <w:proofErr w:type="gramEnd"/>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&gt;= 8 &amp;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&lt;= 40.5) %&gt;%</w:t>
      </w:r>
    </w:p>
    <w:p w14:paraId="20BA00D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1ABDF53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x = Year, fill = Genre, weight =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w:t>
      </w:r>
    </w:p>
    <w:p w14:paraId="04752E07"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geom_</w:t>
      </w:r>
      <w:proofErr w:type="gramStart"/>
      <w:r w:rsidRPr="009046FF">
        <w:rPr>
          <w:rFonts w:ascii="Lucida Console" w:eastAsia="Times New Roman" w:hAnsi="Lucida Console" w:cs="Courier New"/>
          <w:color w:val="0000FF"/>
          <w:sz w:val="20"/>
          <w:szCs w:val="20"/>
        </w:rPr>
        <w:t>bar</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1E737D5D"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scale_fill_</w:t>
      </w:r>
      <w:proofErr w:type="gramStart"/>
      <w:r w:rsidRPr="009046FF">
        <w:rPr>
          <w:rFonts w:ascii="Lucida Console" w:eastAsia="Times New Roman" w:hAnsi="Lucida Console" w:cs="Courier New"/>
          <w:color w:val="0000FF"/>
          <w:sz w:val="20"/>
          <w:szCs w:val="20"/>
        </w:rPr>
        <w:t>hue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4F9D22D0"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labs(</w:t>
      </w:r>
      <w:proofErr w:type="gramEnd"/>
      <w:r w:rsidRPr="009046FF">
        <w:rPr>
          <w:rFonts w:ascii="Lucida Console" w:eastAsia="Times New Roman" w:hAnsi="Lucida Console" w:cs="Courier New"/>
          <w:color w:val="0000FF"/>
          <w:sz w:val="20"/>
          <w:szCs w:val="20"/>
        </w:rPr>
        <w:t>x = "Year", y = "Global Sales", title = "Genre Popularity", subtitle = "1984  - 2015") +</w:t>
      </w:r>
    </w:p>
    <w:p w14:paraId="5A4D7115"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theme_</w:t>
      </w:r>
      <w:proofErr w:type="gramStart"/>
      <w:r w:rsidRPr="009046FF">
        <w:rPr>
          <w:rFonts w:ascii="Lucida Console" w:eastAsia="Times New Roman" w:hAnsi="Lucida Console" w:cs="Courier New"/>
          <w:color w:val="0000FF"/>
          <w:sz w:val="20"/>
          <w:szCs w:val="20"/>
        </w:rPr>
        <w:t>minimal</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w:t>
      </w:r>
    </w:p>
    <w:p w14:paraId="67F8259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#Platform Popularity -</w:t>
      </w:r>
    </w:p>
    <w:p w14:paraId="35C61DF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&gt;   VG %&gt;%</w:t>
      </w:r>
    </w:p>
    <w:p w14:paraId="0C778078"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filter(</w:t>
      </w:r>
      <w:proofErr w:type="spellStart"/>
      <w:proofErr w:type="gramEnd"/>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&gt;= 8 &amp;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xml:space="preserve"> &lt;= 40.5) %&gt;%</w:t>
      </w:r>
    </w:p>
    <w:p w14:paraId="5F882DD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ggplot</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06549949"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proofErr w:type="gramStart"/>
      <w:r w:rsidRPr="009046FF">
        <w:rPr>
          <w:rFonts w:ascii="Lucida Console" w:eastAsia="Times New Roman" w:hAnsi="Lucida Console" w:cs="Courier New"/>
          <w:color w:val="0000FF"/>
          <w:sz w:val="20"/>
          <w:szCs w:val="20"/>
        </w:rPr>
        <w:t>aes</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xml:space="preserve">x = Year, fill = Platform, weight = </w:t>
      </w:r>
      <w:proofErr w:type="spellStart"/>
      <w:r w:rsidRPr="009046FF">
        <w:rPr>
          <w:rFonts w:ascii="Lucida Console" w:eastAsia="Times New Roman" w:hAnsi="Lucida Console" w:cs="Courier New"/>
          <w:color w:val="0000FF"/>
          <w:sz w:val="20"/>
          <w:szCs w:val="20"/>
        </w:rPr>
        <w:t>Global_Sales</w:t>
      </w:r>
      <w:proofErr w:type="spellEnd"/>
      <w:r w:rsidRPr="009046FF">
        <w:rPr>
          <w:rFonts w:ascii="Lucida Console" w:eastAsia="Times New Roman" w:hAnsi="Lucida Console" w:cs="Courier New"/>
          <w:color w:val="0000FF"/>
          <w:sz w:val="20"/>
          <w:szCs w:val="20"/>
        </w:rPr>
        <w:t>) +</w:t>
      </w:r>
    </w:p>
    <w:p w14:paraId="76892DC1"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geom_</w:t>
      </w:r>
      <w:proofErr w:type="gramStart"/>
      <w:r w:rsidRPr="009046FF">
        <w:rPr>
          <w:rFonts w:ascii="Lucida Console" w:eastAsia="Times New Roman" w:hAnsi="Lucida Console" w:cs="Courier New"/>
          <w:color w:val="0000FF"/>
          <w:sz w:val="20"/>
          <w:szCs w:val="20"/>
        </w:rPr>
        <w:t>bar</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07AD33B6"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scale_fill_</w:t>
      </w:r>
      <w:proofErr w:type="gramStart"/>
      <w:r w:rsidRPr="009046FF">
        <w:rPr>
          <w:rFonts w:ascii="Lucida Console" w:eastAsia="Times New Roman" w:hAnsi="Lucida Console" w:cs="Courier New"/>
          <w:color w:val="0000FF"/>
          <w:sz w:val="20"/>
          <w:szCs w:val="20"/>
        </w:rPr>
        <w:t>hue</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 +</w:t>
      </w:r>
    </w:p>
    <w:p w14:paraId="1AA5847E"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FF"/>
          <w:sz w:val="20"/>
          <w:szCs w:val="20"/>
        </w:rPr>
      </w:pPr>
      <w:r w:rsidRPr="009046FF">
        <w:rPr>
          <w:rFonts w:ascii="Lucida Console" w:eastAsia="Times New Roman" w:hAnsi="Lucida Console" w:cs="Courier New"/>
          <w:color w:val="0000FF"/>
          <w:sz w:val="20"/>
          <w:szCs w:val="20"/>
        </w:rPr>
        <w:t xml:space="preserve">+   </w:t>
      </w:r>
      <w:proofErr w:type="gramStart"/>
      <w:r w:rsidRPr="009046FF">
        <w:rPr>
          <w:rFonts w:ascii="Lucida Console" w:eastAsia="Times New Roman" w:hAnsi="Lucida Console" w:cs="Courier New"/>
          <w:color w:val="0000FF"/>
          <w:sz w:val="20"/>
          <w:szCs w:val="20"/>
        </w:rPr>
        <w:t>labs(</w:t>
      </w:r>
      <w:proofErr w:type="gramEnd"/>
      <w:r w:rsidRPr="009046FF">
        <w:rPr>
          <w:rFonts w:ascii="Lucida Console" w:eastAsia="Times New Roman" w:hAnsi="Lucida Console" w:cs="Courier New"/>
          <w:color w:val="0000FF"/>
          <w:sz w:val="20"/>
          <w:szCs w:val="20"/>
        </w:rPr>
        <w:t>x = "Year", y = "Global Sales", title = "Platform Popularity", subtitle = "1984  - 2015") +</w:t>
      </w:r>
    </w:p>
    <w:p w14:paraId="5AD8922A" w14:textId="77777777" w:rsidR="00D40E42" w:rsidRPr="009046FF" w:rsidRDefault="00D40E42" w:rsidP="00D40E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Lucida Console" w:eastAsia="Times New Roman" w:hAnsi="Lucida Console" w:cs="Courier New"/>
          <w:color w:val="000000"/>
          <w:sz w:val="20"/>
          <w:szCs w:val="20"/>
        </w:rPr>
      </w:pPr>
      <w:r w:rsidRPr="009046FF">
        <w:rPr>
          <w:rFonts w:ascii="Lucida Console" w:eastAsia="Times New Roman" w:hAnsi="Lucida Console" w:cs="Courier New"/>
          <w:color w:val="0000FF"/>
          <w:sz w:val="20"/>
          <w:szCs w:val="20"/>
        </w:rPr>
        <w:t xml:space="preserve">+   </w:t>
      </w:r>
      <w:proofErr w:type="spellStart"/>
      <w:r w:rsidRPr="009046FF">
        <w:rPr>
          <w:rFonts w:ascii="Lucida Console" w:eastAsia="Times New Roman" w:hAnsi="Lucida Console" w:cs="Courier New"/>
          <w:color w:val="0000FF"/>
          <w:sz w:val="20"/>
          <w:szCs w:val="20"/>
        </w:rPr>
        <w:t>theme_</w:t>
      </w:r>
      <w:proofErr w:type="gramStart"/>
      <w:r w:rsidRPr="009046FF">
        <w:rPr>
          <w:rFonts w:ascii="Lucida Console" w:eastAsia="Times New Roman" w:hAnsi="Lucida Console" w:cs="Courier New"/>
          <w:color w:val="0000FF"/>
          <w:sz w:val="20"/>
          <w:szCs w:val="20"/>
        </w:rPr>
        <w:t>minimal</w:t>
      </w:r>
      <w:proofErr w:type="spellEnd"/>
      <w:r w:rsidRPr="009046FF">
        <w:rPr>
          <w:rFonts w:ascii="Lucida Console" w:eastAsia="Times New Roman" w:hAnsi="Lucida Console" w:cs="Courier New"/>
          <w:color w:val="0000FF"/>
          <w:sz w:val="20"/>
          <w:szCs w:val="20"/>
        </w:rPr>
        <w:t>(</w:t>
      </w:r>
      <w:proofErr w:type="gramEnd"/>
      <w:r w:rsidRPr="009046FF">
        <w:rPr>
          <w:rFonts w:ascii="Lucida Console" w:eastAsia="Times New Roman" w:hAnsi="Lucida Console" w:cs="Courier New"/>
          <w:color w:val="0000FF"/>
          <w:sz w:val="20"/>
          <w:szCs w:val="20"/>
        </w:rPr>
        <w:t>)</w:t>
      </w:r>
    </w:p>
    <w:p w14:paraId="416C3E88" w14:textId="77777777" w:rsidR="00D40E42" w:rsidRDefault="00D40E42" w:rsidP="00D40E42"/>
    <w:p w14:paraId="70A7C91C" w14:textId="62A17A73" w:rsidR="00D40E42" w:rsidRDefault="00D40E42" w:rsidP="00D40E42"/>
    <w:p w14:paraId="67E383B6" w14:textId="44C9C1BA" w:rsidR="00D40E42" w:rsidRDefault="00D40E42" w:rsidP="00D40E42"/>
    <w:p w14:paraId="0B19CAF3" w14:textId="778B7F9A" w:rsidR="00D40E42" w:rsidRDefault="00D40E42" w:rsidP="00D40E42"/>
    <w:p w14:paraId="3DAB210B" w14:textId="691F84A0" w:rsidR="00D40E42" w:rsidRDefault="00D40E42" w:rsidP="00D40E42"/>
    <w:p w14:paraId="792FE1F6" w14:textId="3CFC9387" w:rsidR="00D40E42" w:rsidRDefault="00D40E42" w:rsidP="00D40E42"/>
    <w:p w14:paraId="40B470F1" w14:textId="655DB1A7" w:rsidR="00D40E42" w:rsidRDefault="00D40E42" w:rsidP="00D40E42"/>
    <w:p w14:paraId="56754748" w14:textId="6C3C7968" w:rsidR="00D40E42" w:rsidRDefault="00D40E42" w:rsidP="00D40E42"/>
    <w:p w14:paraId="670A8C55" w14:textId="1AB674F8" w:rsidR="00D40E42" w:rsidRDefault="00D40E42" w:rsidP="00D40E42"/>
    <w:p w14:paraId="64B20AA2" w14:textId="1D4EE011" w:rsidR="00D40E42" w:rsidRDefault="00D40E42" w:rsidP="00D40E42"/>
    <w:p w14:paraId="75F69F46" w14:textId="11493BFD" w:rsidR="00D40E42" w:rsidRDefault="00D40E42" w:rsidP="00D40E42"/>
    <w:p w14:paraId="418F209E" w14:textId="2AE320B8" w:rsidR="00D40E42" w:rsidRDefault="00D40E42" w:rsidP="00D40E42"/>
    <w:p w14:paraId="666B0C15" w14:textId="33BB6848" w:rsidR="00D40E42" w:rsidRDefault="00D40E42" w:rsidP="00D40E42"/>
    <w:p w14:paraId="379C6627" w14:textId="0607B166" w:rsidR="00D40E42" w:rsidRDefault="00D40E42" w:rsidP="00D40E42"/>
    <w:p w14:paraId="702D579D" w14:textId="16871FC5" w:rsidR="00D40E42" w:rsidRDefault="00D40E42" w:rsidP="00D40E42"/>
    <w:p w14:paraId="58DA7440" w14:textId="4FAA911E" w:rsidR="00D40E42" w:rsidRDefault="00D40E42" w:rsidP="00D40E42"/>
    <w:p w14:paraId="5D8E0BE1" w14:textId="2D6AAABB" w:rsidR="00D40E42" w:rsidRDefault="00D40E42" w:rsidP="00D40E42"/>
    <w:p w14:paraId="7024824D" w14:textId="43A7B0EB" w:rsidR="00D40E42" w:rsidRDefault="00D40E42" w:rsidP="00D40E42"/>
    <w:p w14:paraId="133B0569" w14:textId="5A4B3F0C" w:rsidR="00D40E42" w:rsidRDefault="00D40E42" w:rsidP="00D40E42"/>
    <w:p w14:paraId="13BE8827" w14:textId="0F79FD03" w:rsidR="00D40E42" w:rsidRDefault="00D40E42" w:rsidP="00D40E42"/>
    <w:p w14:paraId="55EC2272" w14:textId="5EF25EC2" w:rsidR="00D40E42" w:rsidRDefault="00D40E42" w:rsidP="00D40E42"/>
    <w:p w14:paraId="132A0F2C" w14:textId="4F94C487" w:rsidR="00D40E42" w:rsidRDefault="00D40E42" w:rsidP="00D40E42"/>
    <w:p w14:paraId="19445C11" w14:textId="6E8CB6AA" w:rsidR="00D40E42" w:rsidRDefault="00D40E42" w:rsidP="00D40E42"/>
    <w:p w14:paraId="27488455" w14:textId="24096C00" w:rsidR="00D40E42" w:rsidRDefault="00D40E42" w:rsidP="00D40E42"/>
    <w:p w14:paraId="1880FB8B" w14:textId="77777777" w:rsidR="00D40E42" w:rsidRDefault="00D40E42" w:rsidP="00D40E42"/>
    <w:p w14:paraId="5A488975" w14:textId="77777777" w:rsidR="00D40E42" w:rsidRDefault="00D40E42" w:rsidP="00D40E42">
      <w:pPr>
        <w:spacing w:line="480" w:lineRule="auto"/>
        <w:rPr>
          <w:rFonts w:ascii="Times New Roman" w:hAnsi="Times New Roman" w:cs="Times New Roman"/>
          <w:sz w:val="24"/>
          <w:szCs w:val="24"/>
        </w:rPr>
      </w:pPr>
    </w:p>
    <w:p w14:paraId="277C828F" w14:textId="63673ABA" w:rsidR="00EB507A" w:rsidRDefault="00EB507A" w:rsidP="00EB507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C</w:t>
      </w:r>
    </w:p>
    <w:p w14:paraId="0A44E5A3" w14:textId="67A70C00" w:rsidR="00EB507A" w:rsidRPr="00EB507A" w:rsidRDefault="00EB507A" w:rsidP="00EB507A">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R Code – Visualizations </w:t>
      </w:r>
    </w:p>
    <w:p w14:paraId="6A8B7E5F" w14:textId="77777777" w:rsidR="00D40E42" w:rsidRDefault="00D40E42" w:rsidP="00D40E42">
      <w:pPr>
        <w:spacing w:line="480" w:lineRule="auto"/>
        <w:rPr>
          <w:rFonts w:ascii="Times New Roman" w:hAnsi="Times New Roman" w:cs="Times New Roman"/>
          <w:sz w:val="24"/>
          <w:szCs w:val="24"/>
        </w:rPr>
      </w:pPr>
      <w:r>
        <w:rPr>
          <w:rFonts w:ascii="Times New Roman" w:hAnsi="Times New Roman" w:cs="Times New Roman"/>
          <w:sz w:val="24"/>
          <w:szCs w:val="24"/>
        </w:rPr>
        <w:t>#Jennifer Plots</w:t>
      </w:r>
    </w:p>
    <w:p w14:paraId="047BFDEC" w14:textId="77777777" w:rsidR="00D40E42" w:rsidRDefault="00D40E42" w:rsidP="00D40E42">
      <w:pPr>
        <w:spacing w:line="480" w:lineRule="auto"/>
        <w:rPr>
          <w:rFonts w:ascii="Times New Roman" w:hAnsi="Times New Roman" w:cs="Times New Roman"/>
          <w:sz w:val="24"/>
          <w:szCs w:val="24"/>
        </w:rPr>
      </w:pPr>
      <w:r>
        <w:rPr>
          <w:noProof/>
        </w:rPr>
        <w:drawing>
          <wp:inline distT="0" distB="0" distL="0" distR="0" wp14:anchorId="1FDA9C5D" wp14:editId="20AD4EAA">
            <wp:extent cx="3395207" cy="2905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053" cy="2921277"/>
                    </a:xfrm>
                    <a:prstGeom prst="rect">
                      <a:avLst/>
                    </a:prstGeom>
                    <a:noFill/>
                    <a:ln>
                      <a:noFill/>
                    </a:ln>
                  </pic:spPr>
                </pic:pic>
              </a:graphicData>
            </a:graphic>
          </wp:inline>
        </w:drawing>
      </w:r>
    </w:p>
    <w:p w14:paraId="23C9006E" w14:textId="77777777" w:rsidR="00D40E42" w:rsidRDefault="00D40E42" w:rsidP="00D40E42">
      <w:pPr>
        <w:spacing w:line="480" w:lineRule="auto"/>
        <w:rPr>
          <w:rFonts w:ascii="Times New Roman" w:hAnsi="Times New Roman" w:cs="Times New Roman"/>
          <w:sz w:val="24"/>
          <w:szCs w:val="24"/>
        </w:rPr>
      </w:pPr>
      <w:r>
        <w:rPr>
          <w:noProof/>
        </w:rPr>
        <w:drawing>
          <wp:inline distT="0" distB="0" distL="0" distR="0" wp14:anchorId="33AF900C" wp14:editId="7135F05A">
            <wp:extent cx="3800723" cy="325213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4898" cy="3264265"/>
                    </a:xfrm>
                    <a:prstGeom prst="rect">
                      <a:avLst/>
                    </a:prstGeom>
                    <a:noFill/>
                    <a:ln>
                      <a:noFill/>
                    </a:ln>
                  </pic:spPr>
                </pic:pic>
              </a:graphicData>
            </a:graphic>
          </wp:inline>
        </w:drawing>
      </w:r>
    </w:p>
    <w:p w14:paraId="7122508D" w14:textId="77777777" w:rsidR="00D40E42" w:rsidRDefault="00D40E42" w:rsidP="00D40E42">
      <w:pPr>
        <w:spacing w:line="480" w:lineRule="auto"/>
        <w:rPr>
          <w:rFonts w:ascii="Times New Roman" w:hAnsi="Times New Roman" w:cs="Times New Roman"/>
          <w:sz w:val="24"/>
          <w:szCs w:val="24"/>
        </w:rPr>
      </w:pPr>
    </w:p>
    <w:p w14:paraId="4C793432" w14:textId="77777777" w:rsidR="00D40E42" w:rsidRDefault="00D40E42" w:rsidP="00D40E42">
      <w:pPr>
        <w:spacing w:line="480" w:lineRule="auto"/>
        <w:rPr>
          <w:rFonts w:ascii="Times New Roman" w:hAnsi="Times New Roman" w:cs="Times New Roman"/>
          <w:sz w:val="24"/>
          <w:szCs w:val="24"/>
        </w:rPr>
      </w:pPr>
    </w:p>
    <w:p w14:paraId="60D44F7C" w14:textId="77777777" w:rsidR="00D40E42" w:rsidRDefault="00D40E42" w:rsidP="00D40E4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#Mike Visualizations</w:t>
      </w:r>
    </w:p>
    <w:p w14:paraId="4BFA2269" w14:textId="77777777" w:rsidR="00D40E42" w:rsidRDefault="00D40E42" w:rsidP="00D40E42">
      <w:pPr>
        <w:spacing w:line="480" w:lineRule="auto"/>
        <w:rPr>
          <w:rFonts w:ascii="Times New Roman" w:hAnsi="Times New Roman" w:cs="Times New Roman"/>
          <w:sz w:val="24"/>
          <w:szCs w:val="24"/>
        </w:rPr>
      </w:pPr>
      <w:r>
        <w:rPr>
          <w:noProof/>
        </w:rPr>
        <w:drawing>
          <wp:inline distT="0" distB="0" distL="0" distR="0" wp14:anchorId="3D529E49" wp14:editId="258F3E72">
            <wp:extent cx="4754880" cy="31699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esquisse_20200609T0055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6770" cy="3171180"/>
                    </a:xfrm>
                    <a:prstGeom prst="rect">
                      <a:avLst/>
                    </a:prstGeom>
                  </pic:spPr>
                </pic:pic>
              </a:graphicData>
            </a:graphic>
          </wp:inline>
        </w:drawing>
      </w:r>
    </w:p>
    <w:p w14:paraId="5606F23B" w14:textId="77777777" w:rsidR="00D40E42" w:rsidRDefault="00D40E42" w:rsidP="00D40E42">
      <w:pPr>
        <w:spacing w:line="480" w:lineRule="auto"/>
        <w:rPr>
          <w:rFonts w:ascii="Times New Roman" w:hAnsi="Times New Roman" w:cs="Times New Roman"/>
          <w:sz w:val="24"/>
          <w:szCs w:val="24"/>
        </w:rPr>
      </w:pPr>
    </w:p>
    <w:p w14:paraId="6387A456" w14:textId="77777777" w:rsidR="00D40E42" w:rsidRDefault="00D40E42" w:rsidP="00D40E42">
      <w:pPr>
        <w:spacing w:line="480" w:lineRule="auto"/>
        <w:rPr>
          <w:rFonts w:ascii="Times New Roman" w:hAnsi="Times New Roman" w:cs="Times New Roman"/>
          <w:sz w:val="24"/>
          <w:szCs w:val="24"/>
        </w:rPr>
      </w:pPr>
      <w:r>
        <w:rPr>
          <w:noProof/>
        </w:rPr>
        <w:drawing>
          <wp:inline distT="0" distB="0" distL="0" distR="0" wp14:anchorId="035B72C9" wp14:editId="664F348D">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esquisse_20200609T010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5B86E73" w14:textId="77777777" w:rsidR="00D40E42" w:rsidRDefault="00D40E42" w:rsidP="00D40E42">
      <w:pPr>
        <w:spacing w:line="480" w:lineRule="auto"/>
        <w:rPr>
          <w:rFonts w:ascii="Times New Roman" w:hAnsi="Times New Roman" w:cs="Times New Roman"/>
          <w:sz w:val="24"/>
          <w:szCs w:val="24"/>
        </w:rPr>
      </w:pPr>
      <w:r>
        <w:rPr>
          <w:noProof/>
        </w:rPr>
        <w:lastRenderedPageBreak/>
        <w:drawing>
          <wp:anchor distT="0" distB="0" distL="114300" distR="114300" simplePos="0" relativeHeight="251668992" behindDoc="1" locked="0" layoutInCell="1" allowOverlap="1" wp14:anchorId="079FF385" wp14:editId="1E4DF72E">
            <wp:simplePos x="0" y="0"/>
            <wp:positionH relativeFrom="column">
              <wp:posOffset>0</wp:posOffset>
            </wp:positionH>
            <wp:positionV relativeFrom="paragraph">
              <wp:posOffset>501650</wp:posOffset>
            </wp:positionV>
            <wp:extent cx="5943600" cy="3962400"/>
            <wp:effectExtent l="152400" t="152400" r="361950" b="361950"/>
            <wp:wrapTight wrapText="bothSides">
              <wp:wrapPolygon edited="0">
                <wp:start x="277" y="-831"/>
                <wp:lineTo x="-554" y="-623"/>
                <wp:lineTo x="-554" y="22015"/>
                <wp:lineTo x="-277" y="22638"/>
                <wp:lineTo x="623" y="23262"/>
                <wp:lineTo x="692" y="23469"/>
                <wp:lineTo x="21600" y="23469"/>
                <wp:lineTo x="21669" y="23262"/>
                <wp:lineTo x="22569" y="22638"/>
                <wp:lineTo x="22846" y="20977"/>
                <wp:lineTo x="22846" y="1038"/>
                <wp:lineTo x="22015" y="-519"/>
                <wp:lineTo x="21946" y="-831"/>
                <wp:lineTo x="277" y="-83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F72319A" w14:textId="77777777" w:rsidR="00D40E42" w:rsidRPr="003929A0" w:rsidRDefault="00D40E42" w:rsidP="00D40E42">
      <w:pPr>
        <w:rPr>
          <w:rFonts w:ascii="Times New Roman" w:hAnsi="Times New Roman" w:cs="Times New Roman"/>
          <w:sz w:val="24"/>
          <w:szCs w:val="24"/>
        </w:rPr>
      </w:pPr>
    </w:p>
    <w:p w14:paraId="0AE5DC81" w14:textId="77777777" w:rsidR="00D40E42" w:rsidRPr="003929A0" w:rsidRDefault="00D40E42" w:rsidP="00D40E42">
      <w:pPr>
        <w:tabs>
          <w:tab w:val="left" w:pos="3807"/>
        </w:tabs>
        <w:rPr>
          <w:rFonts w:ascii="Times New Roman" w:hAnsi="Times New Roman" w:cs="Times New Roman"/>
          <w:sz w:val="24"/>
          <w:szCs w:val="24"/>
        </w:rPr>
      </w:pPr>
      <w:r>
        <w:rPr>
          <w:noProof/>
        </w:rPr>
        <w:lastRenderedPageBreak/>
        <w:drawing>
          <wp:inline distT="0" distB="0" distL="0" distR="0" wp14:anchorId="30106C97" wp14:editId="01229E46">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esquisse_20200609T0108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F490892" w14:textId="77777777" w:rsidR="00D40E42" w:rsidRPr="003929A0" w:rsidRDefault="00D40E42" w:rsidP="00D40E42">
      <w:pPr>
        <w:rPr>
          <w:rFonts w:ascii="Times New Roman" w:hAnsi="Times New Roman" w:cs="Times New Roman"/>
          <w:sz w:val="24"/>
          <w:szCs w:val="24"/>
        </w:rPr>
      </w:pPr>
    </w:p>
    <w:p w14:paraId="75540DD5" w14:textId="77777777" w:rsidR="00D40E42" w:rsidRDefault="00D40E42" w:rsidP="00D40E42">
      <w:pPr>
        <w:rPr>
          <w:rFonts w:ascii="Times New Roman" w:hAnsi="Times New Roman" w:cs="Times New Roman"/>
          <w:sz w:val="24"/>
          <w:szCs w:val="24"/>
        </w:rPr>
      </w:pPr>
      <w:r>
        <w:rPr>
          <w:rFonts w:ascii="Times New Roman" w:hAnsi="Times New Roman" w:cs="Times New Roman"/>
          <w:sz w:val="24"/>
          <w:szCs w:val="24"/>
        </w:rPr>
        <w:t>#Nick Visualization</w:t>
      </w:r>
    </w:p>
    <w:p w14:paraId="0A896D65" w14:textId="77777777" w:rsidR="00D40E42" w:rsidRDefault="00D40E42" w:rsidP="00D40E42">
      <w:r w:rsidRPr="0032198A">
        <w:rPr>
          <w:noProof/>
        </w:rPr>
        <w:drawing>
          <wp:inline distT="0" distB="0" distL="0" distR="0" wp14:anchorId="29D1937F" wp14:editId="68142828">
            <wp:extent cx="4495800" cy="287567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165" cy="2899579"/>
                    </a:xfrm>
                    <a:prstGeom prst="rect">
                      <a:avLst/>
                    </a:prstGeom>
                  </pic:spPr>
                </pic:pic>
              </a:graphicData>
            </a:graphic>
          </wp:inline>
        </w:drawing>
      </w:r>
    </w:p>
    <w:p w14:paraId="5536790F" w14:textId="77777777" w:rsidR="00D40E42" w:rsidRDefault="00D40E42" w:rsidP="00D40E42">
      <w:r>
        <w:t xml:space="preserve">Alternative Version of the plot below. </w:t>
      </w:r>
      <w:r>
        <w:br/>
      </w:r>
    </w:p>
    <w:p w14:paraId="25CF0539" w14:textId="77777777" w:rsidR="00D40E42" w:rsidRDefault="00D40E42" w:rsidP="00D40E42">
      <w:r w:rsidRPr="0032198A">
        <w:rPr>
          <w:noProof/>
        </w:rPr>
        <w:lastRenderedPageBreak/>
        <w:drawing>
          <wp:inline distT="0" distB="0" distL="0" distR="0" wp14:anchorId="68556922" wp14:editId="2FAF3F0E">
            <wp:extent cx="4407815"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9453" cy="2833241"/>
                    </a:xfrm>
                    <a:prstGeom prst="rect">
                      <a:avLst/>
                    </a:prstGeom>
                  </pic:spPr>
                </pic:pic>
              </a:graphicData>
            </a:graphic>
          </wp:inline>
        </w:drawing>
      </w:r>
      <w:r>
        <w:t xml:space="preserve">                                    Typically, games that do well in NA are the ones that do well worldwide but there are exceptions in 1985 the platform genre sold a lot more games in other countries. The platform genre is the most common genre to have more sales outside of NA  </w:t>
      </w:r>
    </w:p>
    <w:p w14:paraId="12082E35" w14:textId="77777777" w:rsidR="00D40E42" w:rsidRDefault="00D40E42" w:rsidP="00D40E42">
      <w:r w:rsidRPr="0032198A">
        <w:rPr>
          <w:noProof/>
        </w:rPr>
        <w:drawing>
          <wp:inline distT="0" distB="0" distL="0" distR="0" wp14:anchorId="7112BFAB" wp14:editId="774FFD2D">
            <wp:extent cx="5943600" cy="3801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1745"/>
                    </a:xfrm>
                    <a:prstGeom prst="rect">
                      <a:avLst/>
                    </a:prstGeom>
                  </pic:spPr>
                </pic:pic>
              </a:graphicData>
            </a:graphic>
          </wp:inline>
        </w:drawing>
      </w:r>
    </w:p>
    <w:p w14:paraId="5EE15A34" w14:textId="77777777" w:rsidR="00D40E42" w:rsidRDefault="00D40E42" w:rsidP="00D40E42">
      <w:r>
        <w:t xml:space="preserve">Japan almost always has a large portion of the </w:t>
      </w:r>
      <w:proofErr w:type="gramStart"/>
      <w:r>
        <w:t>role playing</w:t>
      </w:r>
      <w:proofErr w:type="gramEnd"/>
      <w:r>
        <w:t xml:space="preserve"> game sales even they don’t make up a large portion of global sales </w:t>
      </w:r>
    </w:p>
    <w:p w14:paraId="064E6A84" w14:textId="77777777" w:rsidR="00D40E42" w:rsidRDefault="00D40E42" w:rsidP="00D40E42">
      <w:r w:rsidRPr="0032198A">
        <w:rPr>
          <w:noProof/>
        </w:rPr>
        <w:lastRenderedPageBreak/>
        <w:drawing>
          <wp:inline distT="0" distB="0" distL="0" distR="0" wp14:anchorId="52B0A381" wp14:editId="5D7D64F4">
            <wp:extent cx="5943600" cy="3801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1745"/>
                    </a:xfrm>
                    <a:prstGeom prst="rect">
                      <a:avLst/>
                    </a:prstGeom>
                  </pic:spPr>
                </pic:pic>
              </a:graphicData>
            </a:graphic>
          </wp:inline>
        </w:drawing>
      </w:r>
    </w:p>
    <w:p w14:paraId="0958F378" w14:textId="77777777" w:rsidR="00D40E42" w:rsidRDefault="00D40E42" w:rsidP="00D40E42">
      <w:r w:rsidRPr="0032198A">
        <w:rPr>
          <w:noProof/>
        </w:rPr>
        <w:drawing>
          <wp:inline distT="0" distB="0" distL="0" distR="0" wp14:anchorId="2E96BD5B" wp14:editId="67EB284B">
            <wp:extent cx="5943600" cy="38017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01745"/>
                    </a:xfrm>
                    <a:prstGeom prst="rect">
                      <a:avLst/>
                    </a:prstGeom>
                  </pic:spPr>
                </pic:pic>
              </a:graphicData>
            </a:graphic>
          </wp:inline>
        </w:drawing>
      </w:r>
    </w:p>
    <w:p w14:paraId="3480E7D6" w14:textId="77777777" w:rsidR="00D40E42" w:rsidRDefault="00D40E42" w:rsidP="00D40E42">
      <w:r>
        <w:t xml:space="preserve">NA has the most sales in every genre except simulation which EU has the most in and NA only has a slight lead in the action genre. </w:t>
      </w:r>
    </w:p>
    <w:p w14:paraId="504ABAC8" w14:textId="77777777" w:rsidR="00D40E42" w:rsidRDefault="00D40E42" w:rsidP="00D40E42">
      <w:r w:rsidRPr="0032198A">
        <w:rPr>
          <w:noProof/>
        </w:rPr>
        <w:lastRenderedPageBreak/>
        <w:drawing>
          <wp:inline distT="0" distB="0" distL="0" distR="0" wp14:anchorId="4375B617" wp14:editId="15D758F7">
            <wp:extent cx="5943600" cy="3801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01745"/>
                    </a:xfrm>
                    <a:prstGeom prst="rect">
                      <a:avLst/>
                    </a:prstGeom>
                  </pic:spPr>
                </pic:pic>
              </a:graphicData>
            </a:graphic>
          </wp:inline>
        </w:drawing>
      </w:r>
    </w:p>
    <w:p w14:paraId="5DEC73C7" w14:textId="77777777" w:rsidR="00D40E42" w:rsidRDefault="00D40E42" w:rsidP="00D40E42">
      <w:r>
        <w:t>Japanese sales are more concentrated in the roleplaying, platform, and puzzle games</w:t>
      </w:r>
    </w:p>
    <w:p w14:paraId="5322936D" w14:textId="77777777" w:rsidR="00D40E42" w:rsidRDefault="00D40E42" w:rsidP="00D40E42">
      <w:r w:rsidRPr="0032198A">
        <w:rPr>
          <w:noProof/>
        </w:rPr>
        <w:drawing>
          <wp:inline distT="0" distB="0" distL="0" distR="0" wp14:anchorId="017CAF96" wp14:editId="2768B548">
            <wp:extent cx="5943600" cy="38017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01745"/>
                    </a:xfrm>
                    <a:prstGeom prst="rect">
                      <a:avLst/>
                    </a:prstGeom>
                  </pic:spPr>
                </pic:pic>
              </a:graphicData>
            </a:graphic>
          </wp:inline>
        </w:drawing>
      </w:r>
    </w:p>
    <w:p w14:paraId="707E9948" w14:textId="77777777" w:rsidR="00D40E42" w:rsidRDefault="00D40E42" w:rsidP="00D40E42">
      <w:r>
        <w:t>EU games are more centered around Sports, Role-playing and action games</w:t>
      </w:r>
    </w:p>
    <w:p w14:paraId="43CB5372" w14:textId="77777777" w:rsidR="00D40E42" w:rsidRDefault="00D40E42" w:rsidP="00D40E42">
      <w:r w:rsidRPr="0032198A">
        <w:rPr>
          <w:noProof/>
        </w:rPr>
        <w:lastRenderedPageBreak/>
        <w:drawing>
          <wp:inline distT="0" distB="0" distL="0" distR="0" wp14:anchorId="76FF4FF0" wp14:editId="3BAAAC27">
            <wp:extent cx="5943600" cy="38017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01745"/>
                    </a:xfrm>
                    <a:prstGeom prst="rect">
                      <a:avLst/>
                    </a:prstGeom>
                  </pic:spPr>
                </pic:pic>
              </a:graphicData>
            </a:graphic>
          </wp:inline>
        </w:drawing>
      </w:r>
    </w:p>
    <w:p w14:paraId="6A4D12A7" w14:textId="77777777" w:rsidR="00D40E42" w:rsidRDefault="00D40E42" w:rsidP="00D40E42">
      <w:r>
        <w:t xml:space="preserve">NA Sales show the two highest performing genres are Platform and Shooter with racing as a third. </w:t>
      </w:r>
    </w:p>
    <w:p w14:paraId="04D70CE6" w14:textId="077B776D" w:rsidR="00D40E42" w:rsidRDefault="00D40E42" w:rsidP="00CD0342">
      <w:pPr>
        <w:spacing w:line="480" w:lineRule="auto"/>
        <w:rPr>
          <w:rFonts w:ascii="Times New Roman" w:hAnsi="Times New Roman" w:cs="Times New Roman"/>
          <w:sz w:val="24"/>
          <w:szCs w:val="24"/>
        </w:rPr>
      </w:pPr>
      <w:r>
        <w:rPr>
          <w:rFonts w:ascii="Times New Roman" w:hAnsi="Times New Roman" w:cs="Times New Roman"/>
          <w:sz w:val="24"/>
          <w:szCs w:val="24"/>
        </w:rPr>
        <w:t>#Joshua Visualizations</w:t>
      </w:r>
    </w:p>
    <w:p w14:paraId="26A1560F" w14:textId="34B3436A" w:rsidR="00D40E42" w:rsidRDefault="00D40E42" w:rsidP="00CD0342">
      <w:pPr>
        <w:spacing w:line="480" w:lineRule="auto"/>
        <w:rPr>
          <w:rFonts w:ascii="Times New Roman" w:hAnsi="Times New Roman" w:cs="Times New Roman"/>
          <w:sz w:val="24"/>
          <w:szCs w:val="24"/>
        </w:rPr>
      </w:pPr>
      <w:r>
        <w:rPr>
          <w:noProof/>
        </w:rPr>
        <w:lastRenderedPageBreak/>
        <w:drawing>
          <wp:inline distT="0" distB="0" distL="0" distR="0" wp14:anchorId="7EA90C1E" wp14:editId="3642C5D2">
            <wp:extent cx="4867275" cy="418970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8749" cy="4199581"/>
                    </a:xfrm>
                    <a:prstGeom prst="rect">
                      <a:avLst/>
                    </a:prstGeom>
                    <a:noFill/>
                    <a:ln>
                      <a:noFill/>
                    </a:ln>
                  </pic:spPr>
                </pic:pic>
              </a:graphicData>
            </a:graphic>
          </wp:inline>
        </w:drawing>
      </w:r>
    </w:p>
    <w:p w14:paraId="5C2E0868" w14:textId="4CD061F7" w:rsidR="00D40E42" w:rsidRDefault="00D40E42" w:rsidP="00CD0342">
      <w:pPr>
        <w:spacing w:line="480" w:lineRule="auto"/>
        <w:rPr>
          <w:rFonts w:ascii="Times New Roman" w:hAnsi="Times New Roman" w:cs="Times New Roman"/>
          <w:sz w:val="24"/>
          <w:szCs w:val="24"/>
        </w:rPr>
      </w:pPr>
      <w:r>
        <w:rPr>
          <w:noProof/>
        </w:rPr>
        <w:drawing>
          <wp:inline distT="0" distB="0" distL="0" distR="0" wp14:anchorId="1D90720D" wp14:editId="5306F420">
            <wp:extent cx="4259580" cy="366660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8695" cy="3674452"/>
                    </a:xfrm>
                    <a:prstGeom prst="rect">
                      <a:avLst/>
                    </a:prstGeom>
                    <a:noFill/>
                    <a:ln>
                      <a:noFill/>
                    </a:ln>
                  </pic:spPr>
                </pic:pic>
              </a:graphicData>
            </a:graphic>
          </wp:inline>
        </w:drawing>
      </w:r>
    </w:p>
    <w:p w14:paraId="714B219C" w14:textId="3E16833E" w:rsidR="00D40E42" w:rsidRDefault="00D40E42" w:rsidP="00CD034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00CD47C9">
        <w:rPr>
          <w:rFonts w:ascii="Times New Roman" w:hAnsi="Times New Roman" w:cs="Times New Roman"/>
          <w:sz w:val="24"/>
          <w:szCs w:val="24"/>
        </w:rPr>
        <w:t xml:space="preserve">Joshua </w:t>
      </w:r>
      <w:r>
        <w:rPr>
          <w:rFonts w:ascii="Times New Roman" w:hAnsi="Times New Roman" w:cs="Times New Roman"/>
          <w:sz w:val="24"/>
          <w:szCs w:val="24"/>
        </w:rPr>
        <w:t>Line Charts</w:t>
      </w:r>
    </w:p>
    <w:p w14:paraId="258D245E" w14:textId="558AEDA2" w:rsidR="00D40E42" w:rsidRDefault="00D40E42" w:rsidP="00CD0342">
      <w:pPr>
        <w:spacing w:line="480" w:lineRule="auto"/>
        <w:rPr>
          <w:rFonts w:ascii="Times New Roman" w:hAnsi="Times New Roman" w:cs="Times New Roman"/>
          <w:sz w:val="24"/>
          <w:szCs w:val="24"/>
        </w:rPr>
      </w:pPr>
      <w:r>
        <w:rPr>
          <w:noProof/>
        </w:rPr>
        <w:drawing>
          <wp:inline distT="0" distB="0" distL="0" distR="0" wp14:anchorId="14148626" wp14:editId="63A87A71">
            <wp:extent cx="4343400" cy="37387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3671" cy="3747598"/>
                    </a:xfrm>
                    <a:prstGeom prst="rect">
                      <a:avLst/>
                    </a:prstGeom>
                    <a:noFill/>
                    <a:ln>
                      <a:noFill/>
                    </a:ln>
                  </pic:spPr>
                </pic:pic>
              </a:graphicData>
            </a:graphic>
          </wp:inline>
        </w:drawing>
      </w:r>
    </w:p>
    <w:p w14:paraId="4DCB3EA3" w14:textId="4E1ED5C4" w:rsidR="00D40E42" w:rsidRDefault="00D40E42" w:rsidP="00CD0342">
      <w:pPr>
        <w:spacing w:line="480" w:lineRule="auto"/>
        <w:rPr>
          <w:rFonts w:ascii="Times New Roman" w:hAnsi="Times New Roman" w:cs="Times New Roman"/>
          <w:sz w:val="24"/>
          <w:szCs w:val="24"/>
        </w:rPr>
      </w:pPr>
    </w:p>
    <w:p w14:paraId="0BD0430D" w14:textId="03714442" w:rsidR="00D40E42" w:rsidRDefault="00D40E42" w:rsidP="00CD0342">
      <w:pPr>
        <w:spacing w:line="480" w:lineRule="auto"/>
        <w:rPr>
          <w:rFonts w:ascii="Times New Roman" w:hAnsi="Times New Roman" w:cs="Times New Roman"/>
          <w:sz w:val="24"/>
          <w:szCs w:val="24"/>
        </w:rPr>
      </w:pPr>
      <w:r>
        <w:rPr>
          <w:noProof/>
        </w:rPr>
        <w:drawing>
          <wp:inline distT="0" distB="0" distL="0" distR="0" wp14:anchorId="7A2BA9E2" wp14:editId="17B48579">
            <wp:extent cx="4191000" cy="36075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299" cy="3615577"/>
                    </a:xfrm>
                    <a:prstGeom prst="rect">
                      <a:avLst/>
                    </a:prstGeom>
                    <a:noFill/>
                    <a:ln>
                      <a:noFill/>
                    </a:ln>
                  </pic:spPr>
                </pic:pic>
              </a:graphicData>
            </a:graphic>
          </wp:inline>
        </w:drawing>
      </w:r>
    </w:p>
    <w:p w14:paraId="2B544E87" w14:textId="14AC4D43" w:rsidR="00D40E42" w:rsidRDefault="00D40E42" w:rsidP="00CD0342">
      <w:pPr>
        <w:spacing w:line="480" w:lineRule="auto"/>
        <w:rPr>
          <w:rFonts w:ascii="Times New Roman" w:hAnsi="Times New Roman" w:cs="Times New Roman"/>
          <w:sz w:val="24"/>
          <w:szCs w:val="24"/>
        </w:rPr>
      </w:pPr>
      <w:r>
        <w:rPr>
          <w:noProof/>
        </w:rPr>
        <w:lastRenderedPageBreak/>
        <w:drawing>
          <wp:inline distT="0" distB="0" distL="0" distR="0" wp14:anchorId="3EA5F2C6" wp14:editId="4A0F4C8D">
            <wp:extent cx="4019550" cy="345999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7539" cy="3466868"/>
                    </a:xfrm>
                    <a:prstGeom prst="rect">
                      <a:avLst/>
                    </a:prstGeom>
                    <a:noFill/>
                    <a:ln>
                      <a:noFill/>
                    </a:ln>
                  </pic:spPr>
                </pic:pic>
              </a:graphicData>
            </a:graphic>
          </wp:inline>
        </w:drawing>
      </w:r>
    </w:p>
    <w:p w14:paraId="311CCBCC" w14:textId="77777777" w:rsidR="00711D02" w:rsidRDefault="00711D02" w:rsidP="00CD0342">
      <w:pPr>
        <w:spacing w:line="480" w:lineRule="auto"/>
        <w:rPr>
          <w:rFonts w:ascii="Times New Roman" w:hAnsi="Times New Roman" w:cs="Times New Roman"/>
          <w:sz w:val="24"/>
          <w:szCs w:val="24"/>
        </w:rPr>
      </w:pPr>
    </w:p>
    <w:p w14:paraId="27FE8485" w14:textId="71911ECF" w:rsidR="00D40E42" w:rsidRDefault="00E145AB" w:rsidP="00CD0342">
      <w:pPr>
        <w:spacing w:line="480" w:lineRule="auto"/>
        <w:rPr>
          <w:rFonts w:ascii="Times New Roman" w:hAnsi="Times New Roman" w:cs="Times New Roman"/>
          <w:sz w:val="24"/>
          <w:szCs w:val="24"/>
        </w:rPr>
      </w:pPr>
      <w:r>
        <w:rPr>
          <w:noProof/>
        </w:rPr>
        <w:drawing>
          <wp:inline distT="0" distB="0" distL="0" distR="0" wp14:anchorId="5921AD21" wp14:editId="232531A0">
            <wp:extent cx="4181475" cy="382855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6003" cy="3832697"/>
                    </a:xfrm>
                    <a:prstGeom prst="rect">
                      <a:avLst/>
                    </a:prstGeom>
                    <a:noFill/>
                    <a:ln>
                      <a:noFill/>
                    </a:ln>
                  </pic:spPr>
                </pic:pic>
              </a:graphicData>
            </a:graphic>
          </wp:inline>
        </w:drawing>
      </w:r>
    </w:p>
    <w:p w14:paraId="2C9837A7" w14:textId="703F6DF0" w:rsidR="00D40E42" w:rsidRPr="00206890" w:rsidRDefault="003C16BC" w:rsidP="00CD0342">
      <w:pPr>
        <w:spacing w:line="480" w:lineRule="auto"/>
        <w:rPr>
          <w:rFonts w:ascii="Times New Roman" w:hAnsi="Times New Roman" w:cs="Times New Roman"/>
          <w:sz w:val="24"/>
          <w:szCs w:val="24"/>
        </w:rPr>
      </w:pPr>
      <w:r>
        <w:rPr>
          <w:noProof/>
        </w:rPr>
        <w:lastRenderedPageBreak/>
        <w:drawing>
          <wp:inline distT="0" distB="0" distL="0" distR="0" wp14:anchorId="0AC82E5B" wp14:editId="3CA710E1">
            <wp:extent cx="4619625" cy="397653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3305" cy="3979698"/>
                    </a:xfrm>
                    <a:prstGeom prst="rect">
                      <a:avLst/>
                    </a:prstGeom>
                    <a:noFill/>
                    <a:ln>
                      <a:noFill/>
                    </a:ln>
                  </pic:spPr>
                </pic:pic>
              </a:graphicData>
            </a:graphic>
          </wp:inline>
        </w:drawing>
      </w:r>
    </w:p>
    <w:sectPr w:rsidR="00D40E42" w:rsidRPr="00206890" w:rsidSect="007267EF">
      <w:headerReference w:type="default" r:id="rId43"/>
      <w:headerReference w:type="first" r:id="rId4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3F8C5" w14:textId="77777777" w:rsidR="00B23516" w:rsidRDefault="00B23516" w:rsidP="00B97C6D">
      <w:pPr>
        <w:spacing w:line="240" w:lineRule="auto"/>
      </w:pPr>
      <w:r>
        <w:separator/>
      </w:r>
    </w:p>
  </w:endnote>
  <w:endnote w:type="continuationSeparator" w:id="0">
    <w:p w14:paraId="55CF92FD" w14:textId="77777777" w:rsidR="00B23516" w:rsidRDefault="00B23516" w:rsidP="00B97C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CD2FB" w14:textId="77777777" w:rsidR="00B23516" w:rsidRDefault="00B23516" w:rsidP="00B97C6D">
      <w:pPr>
        <w:spacing w:line="240" w:lineRule="auto"/>
      </w:pPr>
      <w:r>
        <w:separator/>
      </w:r>
    </w:p>
  </w:footnote>
  <w:footnote w:type="continuationSeparator" w:id="0">
    <w:p w14:paraId="3A018E54" w14:textId="77777777" w:rsidR="00B23516" w:rsidRDefault="00B23516" w:rsidP="00B97C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3FF20" w14:textId="0DEB49F9" w:rsidR="00B97C6D" w:rsidRPr="00B97C6D" w:rsidRDefault="00B97C6D">
    <w:pPr>
      <w:pStyle w:val="Header"/>
      <w:rPr>
        <w:rFonts w:ascii="Times New Roman" w:hAnsi="Times New Roman" w:cs="Times New Roman"/>
        <w:sz w:val="24"/>
        <w:szCs w:val="24"/>
      </w:rPr>
    </w:pPr>
    <w:r>
      <w:rPr>
        <w:rFonts w:ascii="Times New Roman" w:hAnsi="Times New Roman" w:cs="Times New Roman"/>
        <w:sz w:val="24"/>
        <w:szCs w:val="24"/>
      </w:rPr>
      <w:t>VIDEO GAME ANALYSIS</w:t>
    </w:r>
    <w:r>
      <w:rPr>
        <w:rFonts w:ascii="Times New Roman" w:hAnsi="Times New Roman" w:cs="Times New Roman"/>
        <w:sz w:val="24"/>
        <w:szCs w:val="24"/>
      </w:rPr>
      <w:tab/>
    </w:r>
    <w:r>
      <w:rPr>
        <w:rFonts w:ascii="Times New Roman" w:hAnsi="Times New Roman" w:cs="Times New Roman"/>
        <w:sz w:val="24"/>
        <w:szCs w:val="24"/>
      </w:rPr>
      <w:tab/>
    </w:r>
    <w:sdt>
      <w:sdtPr>
        <w:rPr>
          <w:rFonts w:ascii="Times New Roman" w:hAnsi="Times New Roman" w:cs="Times New Roman"/>
          <w:sz w:val="24"/>
          <w:szCs w:val="24"/>
        </w:rPr>
        <w:id w:val="-1614971009"/>
        <w:docPartObj>
          <w:docPartGallery w:val="Page Numbers (Top of Page)"/>
          <w:docPartUnique/>
        </w:docPartObj>
      </w:sdtPr>
      <w:sdtEndPr>
        <w:rPr>
          <w:noProof/>
        </w:rPr>
      </w:sdtEndPr>
      <w:sdtContent>
        <w:r w:rsidRPr="00B97C6D">
          <w:rPr>
            <w:rFonts w:ascii="Times New Roman" w:hAnsi="Times New Roman" w:cs="Times New Roman"/>
            <w:sz w:val="24"/>
            <w:szCs w:val="24"/>
          </w:rPr>
          <w:fldChar w:fldCharType="begin"/>
        </w:r>
        <w:r w:rsidRPr="00B97C6D">
          <w:rPr>
            <w:rFonts w:ascii="Times New Roman" w:hAnsi="Times New Roman" w:cs="Times New Roman"/>
            <w:sz w:val="24"/>
            <w:szCs w:val="24"/>
          </w:rPr>
          <w:instrText xml:space="preserve"> PAGE   \* MERGEFORMAT </w:instrText>
        </w:r>
        <w:r w:rsidRPr="00B97C6D">
          <w:rPr>
            <w:rFonts w:ascii="Times New Roman" w:hAnsi="Times New Roman" w:cs="Times New Roman"/>
            <w:sz w:val="24"/>
            <w:szCs w:val="24"/>
          </w:rPr>
          <w:fldChar w:fldCharType="separate"/>
        </w:r>
        <w:r w:rsidRPr="00B97C6D">
          <w:rPr>
            <w:rFonts w:ascii="Times New Roman" w:hAnsi="Times New Roman" w:cs="Times New Roman"/>
            <w:noProof/>
            <w:sz w:val="24"/>
            <w:szCs w:val="24"/>
          </w:rPr>
          <w:t>2</w:t>
        </w:r>
        <w:r w:rsidRPr="00B97C6D">
          <w:rPr>
            <w:rFonts w:ascii="Times New Roman" w:hAnsi="Times New Roman" w:cs="Times New Roman"/>
            <w:noProof/>
            <w:sz w:val="24"/>
            <w:szCs w:val="24"/>
          </w:rPr>
          <w:fldChar w:fldCharType="end"/>
        </w:r>
      </w:sdtContent>
    </w:sdt>
  </w:p>
  <w:p w14:paraId="7F5762D1" w14:textId="77777777" w:rsidR="00B97C6D" w:rsidRDefault="00B97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8CDF9" w14:textId="652CEC62" w:rsidR="00B97C6D" w:rsidRPr="00B97C6D" w:rsidRDefault="00B97C6D">
    <w:pPr>
      <w:pStyle w:val="Header"/>
      <w:rPr>
        <w:rFonts w:ascii="Times New Roman" w:hAnsi="Times New Roman" w:cs="Times New Roman"/>
        <w:sz w:val="24"/>
        <w:szCs w:val="24"/>
      </w:rPr>
    </w:pPr>
    <w:r>
      <w:rPr>
        <w:rFonts w:ascii="Times New Roman" w:hAnsi="Times New Roman" w:cs="Times New Roman"/>
        <w:sz w:val="24"/>
        <w:szCs w:val="24"/>
      </w:rPr>
      <w:t>Running head: VIDEO GAME ANALYSIS</w:t>
    </w:r>
    <w:r>
      <w:rPr>
        <w:rFonts w:ascii="Times New Roman" w:hAnsi="Times New Roman" w:cs="Times New Roman"/>
        <w:sz w:val="24"/>
        <w:szCs w:val="24"/>
      </w:rPr>
      <w:tab/>
    </w:r>
    <w:r>
      <w:rPr>
        <w:rFonts w:ascii="Times New Roman" w:hAnsi="Times New Roman" w:cs="Times New Roman"/>
        <w:sz w:val="24"/>
        <w:szCs w:val="24"/>
      </w:rPr>
      <w:tab/>
    </w:r>
    <w:sdt>
      <w:sdtPr>
        <w:id w:val="998302058"/>
        <w:docPartObj>
          <w:docPartGallery w:val="Page Numbers (Top of Page)"/>
          <w:docPartUnique/>
        </w:docPartObj>
      </w:sdtPr>
      <w:sdtEndPr>
        <w:rPr>
          <w:rFonts w:ascii="Times New Roman" w:hAnsi="Times New Roman" w:cs="Times New Roman"/>
          <w:noProof/>
          <w:sz w:val="24"/>
          <w:szCs w:val="24"/>
        </w:rPr>
      </w:sdtEndPr>
      <w:sdtContent>
        <w:r w:rsidRPr="00B97C6D">
          <w:rPr>
            <w:rFonts w:ascii="Times New Roman" w:hAnsi="Times New Roman" w:cs="Times New Roman"/>
            <w:sz w:val="24"/>
            <w:szCs w:val="24"/>
          </w:rPr>
          <w:fldChar w:fldCharType="begin"/>
        </w:r>
        <w:r w:rsidRPr="00B97C6D">
          <w:rPr>
            <w:rFonts w:ascii="Times New Roman" w:hAnsi="Times New Roman" w:cs="Times New Roman"/>
            <w:sz w:val="24"/>
            <w:szCs w:val="24"/>
          </w:rPr>
          <w:instrText xml:space="preserve"> PAGE   \* MERGEFORMAT </w:instrText>
        </w:r>
        <w:r w:rsidRPr="00B97C6D">
          <w:rPr>
            <w:rFonts w:ascii="Times New Roman" w:hAnsi="Times New Roman" w:cs="Times New Roman"/>
            <w:sz w:val="24"/>
            <w:szCs w:val="24"/>
          </w:rPr>
          <w:fldChar w:fldCharType="separate"/>
        </w:r>
        <w:r w:rsidRPr="00B97C6D">
          <w:rPr>
            <w:rFonts w:ascii="Times New Roman" w:hAnsi="Times New Roman" w:cs="Times New Roman"/>
            <w:noProof/>
            <w:sz w:val="24"/>
            <w:szCs w:val="24"/>
          </w:rPr>
          <w:t>2</w:t>
        </w:r>
        <w:r w:rsidRPr="00B97C6D">
          <w:rPr>
            <w:rFonts w:ascii="Times New Roman" w:hAnsi="Times New Roman" w:cs="Times New Roman"/>
            <w:noProof/>
            <w:sz w:val="24"/>
            <w:szCs w:val="24"/>
          </w:rPr>
          <w:fldChar w:fldCharType="end"/>
        </w:r>
      </w:sdtContent>
    </w:sdt>
  </w:p>
  <w:p w14:paraId="7ACE8412" w14:textId="77777777" w:rsidR="00B97C6D" w:rsidRDefault="00B97C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D6C81"/>
    <w:multiLevelType w:val="hybridMultilevel"/>
    <w:tmpl w:val="3DE84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A91075"/>
    <w:multiLevelType w:val="hybridMultilevel"/>
    <w:tmpl w:val="73A6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C6D"/>
    <w:rsid w:val="0006136B"/>
    <w:rsid w:val="00066463"/>
    <w:rsid w:val="000940E1"/>
    <w:rsid w:val="000A2343"/>
    <w:rsid w:val="000D08B4"/>
    <w:rsid w:val="000D54AD"/>
    <w:rsid w:val="000D5E19"/>
    <w:rsid w:val="001318E6"/>
    <w:rsid w:val="00167713"/>
    <w:rsid w:val="00192CD6"/>
    <w:rsid w:val="001A6CED"/>
    <w:rsid w:val="001D79B2"/>
    <w:rsid w:val="001E3281"/>
    <w:rsid w:val="00206890"/>
    <w:rsid w:val="00256013"/>
    <w:rsid w:val="00264F0E"/>
    <w:rsid w:val="00321BFA"/>
    <w:rsid w:val="003370F2"/>
    <w:rsid w:val="00350345"/>
    <w:rsid w:val="00376B3A"/>
    <w:rsid w:val="0038149B"/>
    <w:rsid w:val="003869CE"/>
    <w:rsid w:val="003A4AC4"/>
    <w:rsid w:val="003B34CE"/>
    <w:rsid w:val="003C16BC"/>
    <w:rsid w:val="003E3D7B"/>
    <w:rsid w:val="00410D4C"/>
    <w:rsid w:val="00412AD5"/>
    <w:rsid w:val="00420F60"/>
    <w:rsid w:val="004449A5"/>
    <w:rsid w:val="004705CA"/>
    <w:rsid w:val="00472320"/>
    <w:rsid w:val="00487821"/>
    <w:rsid w:val="00497EA2"/>
    <w:rsid w:val="00497EE2"/>
    <w:rsid w:val="004A5A10"/>
    <w:rsid w:val="004B4562"/>
    <w:rsid w:val="004D7655"/>
    <w:rsid w:val="004E3A16"/>
    <w:rsid w:val="00522375"/>
    <w:rsid w:val="0055780D"/>
    <w:rsid w:val="00557EB7"/>
    <w:rsid w:val="00585E9C"/>
    <w:rsid w:val="005928A7"/>
    <w:rsid w:val="005A40B6"/>
    <w:rsid w:val="005C0884"/>
    <w:rsid w:val="005D1F01"/>
    <w:rsid w:val="005E00D9"/>
    <w:rsid w:val="005F24BB"/>
    <w:rsid w:val="0060767B"/>
    <w:rsid w:val="006643E1"/>
    <w:rsid w:val="00676B47"/>
    <w:rsid w:val="00695F6E"/>
    <w:rsid w:val="00711D02"/>
    <w:rsid w:val="007267EF"/>
    <w:rsid w:val="0073013D"/>
    <w:rsid w:val="00757C82"/>
    <w:rsid w:val="007760D3"/>
    <w:rsid w:val="00784FF8"/>
    <w:rsid w:val="00791155"/>
    <w:rsid w:val="00885F28"/>
    <w:rsid w:val="008B2431"/>
    <w:rsid w:val="008B66F3"/>
    <w:rsid w:val="00957ED5"/>
    <w:rsid w:val="00966C81"/>
    <w:rsid w:val="00973447"/>
    <w:rsid w:val="0099526D"/>
    <w:rsid w:val="009F1574"/>
    <w:rsid w:val="009F73C0"/>
    <w:rsid w:val="00A27711"/>
    <w:rsid w:val="00A4452D"/>
    <w:rsid w:val="00A5291E"/>
    <w:rsid w:val="00A62182"/>
    <w:rsid w:val="00A71576"/>
    <w:rsid w:val="00AB0339"/>
    <w:rsid w:val="00AC7DBF"/>
    <w:rsid w:val="00AE056D"/>
    <w:rsid w:val="00B06368"/>
    <w:rsid w:val="00B23516"/>
    <w:rsid w:val="00B565FD"/>
    <w:rsid w:val="00B85D23"/>
    <w:rsid w:val="00B93EDD"/>
    <w:rsid w:val="00B97C6D"/>
    <w:rsid w:val="00BC67E3"/>
    <w:rsid w:val="00C04B69"/>
    <w:rsid w:val="00C17BC4"/>
    <w:rsid w:val="00C51ABF"/>
    <w:rsid w:val="00C631EA"/>
    <w:rsid w:val="00C738B9"/>
    <w:rsid w:val="00C90AC3"/>
    <w:rsid w:val="00CC0208"/>
    <w:rsid w:val="00CD0342"/>
    <w:rsid w:val="00CD47C9"/>
    <w:rsid w:val="00D2290B"/>
    <w:rsid w:val="00D332E0"/>
    <w:rsid w:val="00D40E42"/>
    <w:rsid w:val="00D91140"/>
    <w:rsid w:val="00DA594A"/>
    <w:rsid w:val="00DB4DB8"/>
    <w:rsid w:val="00DB786F"/>
    <w:rsid w:val="00DE1378"/>
    <w:rsid w:val="00DF1EF9"/>
    <w:rsid w:val="00DF4351"/>
    <w:rsid w:val="00E12705"/>
    <w:rsid w:val="00E145AB"/>
    <w:rsid w:val="00E21536"/>
    <w:rsid w:val="00E216D1"/>
    <w:rsid w:val="00E45B4D"/>
    <w:rsid w:val="00EB2929"/>
    <w:rsid w:val="00EB507A"/>
    <w:rsid w:val="00EE789A"/>
    <w:rsid w:val="00F042EC"/>
    <w:rsid w:val="00F216A4"/>
    <w:rsid w:val="00F24276"/>
    <w:rsid w:val="00F42753"/>
    <w:rsid w:val="00F47B96"/>
    <w:rsid w:val="00F53F6D"/>
    <w:rsid w:val="00FC452F"/>
    <w:rsid w:val="00FF23A7"/>
    <w:rsid w:val="0318B7AE"/>
    <w:rsid w:val="0760BACF"/>
    <w:rsid w:val="0EEA86F5"/>
    <w:rsid w:val="1AC4D837"/>
    <w:rsid w:val="1B884837"/>
    <w:rsid w:val="29A70862"/>
    <w:rsid w:val="2B9C1E3D"/>
    <w:rsid w:val="4311AC2B"/>
    <w:rsid w:val="4508CBB0"/>
    <w:rsid w:val="4B68F4E4"/>
    <w:rsid w:val="663F50BA"/>
    <w:rsid w:val="6AF5C379"/>
    <w:rsid w:val="6BE28338"/>
    <w:rsid w:val="6CC677A7"/>
    <w:rsid w:val="74005420"/>
    <w:rsid w:val="76132022"/>
    <w:rsid w:val="7A6E9381"/>
    <w:rsid w:val="7A7CDA52"/>
    <w:rsid w:val="7C841226"/>
    <w:rsid w:val="7D109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D35F"/>
  <w15:chartTrackingRefBased/>
  <w15:docId w15:val="{7C712E11-7E7F-4D01-A431-477FFEB2D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C6D"/>
    <w:pPr>
      <w:spacing w:after="0" w:line="276" w:lineRule="auto"/>
    </w:pPr>
    <w:rPr>
      <w:rFonts w:ascii="Arial" w:eastAsia="Arial" w:hAnsi="Arial" w:cs="Arial"/>
      <w:lang w:val="en"/>
    </w:rPr>
  </w:style>
  <w:style w:type="paragraph" w:styleId="Heading3">
    <w:name w:val="heading 3"/>
    <w:basedOn w:val="Normal"/>
    <w:next w:val="Normal"/>
    <w:link w:val="Heading3Char"/>
    <w:uiPriority w:val="9"/>
    <w:unhideWhenUsed/>
    <w:qFormat/>
    <w:rsid w:val="00A27711"/>
    <w:pPr>
      <w:keepNext/>
      <w:keepLines/>
      <w:spacing w:before="160"/>
      <w:outlineLvl w:val="2"/>
    </w:pPr>
    <w:rPr>
      <w:rFonts w:ascii="Trebuchet MS" w:eastAsia="Trebuchet MS" w:hAnsi="Trebuchet MS" w:cs="Trebuchet MS"/>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C6D"/>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97C6D"/>
  </w:style>
  <w:style w:type="paragraph" w:styleId="Footer">
    <w:name w:val="footer"/>
    <w:basedOn w:val="Normal"/>
    <w:link w:val="FooterChar"/>
    <w:uiPriority w:val="99"/>
    <w:unhideWhenUsed/>
    <w:rsid w:val="00B97C6D"/>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97C6D"/>
  </w:style>
  <w:style w:type="character" w:styleId="CommentReference">
    <w:name w:val="annotation reference"/>
    <w:basedOn w:val="DefaultParagraphFont"/>
    <w:uiPriority w:val="99"/>
    <w:semiHidden/>
    <w:unhideWhenUsed/>
    <w:rsid w:val="00B97C6D"/>
    <w:rPr>
      <w:sz w:val="16"/>
      <w:szCs w:val="16"/>
    </w:rPr>
  </w:style>
  <w:style w:type="paragraph" w:styleId="CommentText">
    <w:name w:val="annotation text"/>
    <w:basedOn w:val="Normal"/>
    <w:link w:val="CommentTextChar"/>
    <w:uiPriority w:val="99"/>
    <w:unhideWhenUsed/>
    <w:rsid w:val="00B97C6D"/>
    <w:pPr>
      <w:spacing w:line="240" w:lineRule="auto"/>
    </w:pPr>
    <w:rPr>
      <w:sz w:val="20"/>
      <w:szCs w:val="20"/>
    </w:rPr>
  </w:style>
  <w:style w:type="character" w:customStyle="1" w:styleId="CommentTextChar">
    <w:name w:val="Comment Text Char"/>
    <w:basedOn w:val="DefaultParagraphFont"/>
    <w:link w:val="CommentText"/>
    <w:uiPriority w:val="99"/>
    <w:rsid w:val="00B97C6D"/>
    <w:rPr>
      <w:rFonts w:ascii="Arial" w:eastAsia="Arial" w:hAnsi="Arial" w:cs="Arial"/>
      <w:sz w:val="20"/>
      <w:szCs w:val="20"/>
      <w:lang w:val="en"/>
    </w:rPr>
  </w:style>
  <w:style w:type="paragraph" w:styleId="BalloonText">
    <w:name w:val="Balloon Text"/>
    <w:basedOn w:val="Normal"/>
    <w:link w:val="BalloonTextChar"/>
    <w:uiPriority w:val="99"/>
    <w:semiHidden/>
    <w:unhideWhenUsed/>
    <w:rsid w:val="00B97C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C6D"/>
    <w:rPr>
      <w:rFonts w:ascii="Segoe UI" w:eastAsia="Arial"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CD0342"/>
    <w:rPr>
      <w:b/>
      <w:bCs/>
    </w:rPr>
  </w:style>
  <w:style w:type="character" w:customStyle="1" w:styleId="CommentSubjectChar">
    <w:name w:val="Comment Subject Char"/>
    <w:basedOn w:val="CommentTextChar"/>
    <w:link w:val="CommentSubject"/>
    <w:uiPriority w:val="99"/>
    <w:semiHidden/>
    <w:rsid w:val="00CD0342"/>
    <w:rPr>
      <w:rFonts w:ascii="Arial" w:eastAsia="Arial" w:hAnsi="Arial" w:cs="Arial"/>
      <w:b/>
      <w:bCs/>
      <w:sz w:val="20"/>
      <w:szCs w:val="20"/>
      <w:lang w:val="en"/>
    </w:rPr>
  </w:style>
  <w:style w:type="character" w:styleId="Hyperlink">
    <w:name w:val="Hyperlink"/>
    <w:basedOn w:val="DefaultParagraphFont"/>
    <w:uiPriority w:val="99"/>
    <w:unhideWhenUsed/>
    <w:rsid w:val="00206890"/>
    <w:rPr>
      <w:color w:val="0000FF"/>
      <w:u w:val="single"/>
    </w:rPr>
  </w:style>
  <w:style w:type="character" w:styleId="UnresolvedMention">
    <w:name w:val="Unresolved Mention"/>
    <w:basedOn w:val="DefaultParagraphFont"/>
    <w:uiPriority w:val="99"/>
    <w:semiHidden/>
    <w:unhideWhenUsed/>
    <w:rsid w:val="00A27711"/>
    <w:rPr>
      <w:color w:val="605E5C"/>
      <w:shd w:val="clear" w:color="auto" w:fill="E1DFDD"/>
    </w:rPr>
  </w:style>
  <w:style w:type="character" w:customStyle="1" w:styleId="Heading3Char">
    <w:name w:val="Heading 3 Char"/>
    <w:basedOn w:val="DefaultParagraphFont"/>
    <w:link w:val="Heading3"/>
    <w:uiPriority w:val="9"/>
    <w:rsid w:val="00A27711"/>
    <w:rPr>
      <w:rFonts w:ascii="Trebuchet MS" w:eastAsia="Trebuchet MS" w:hAnsi="Trebuchet MS" w:cs="Trebuchet MS"/>
      <w:b/>
      <w:sz w:val="24"/>
      <w:szCs w:val="24"/>
      <w:lang w:val="en"/>
    </w:rPr>
  </w:style>
  <w:style w:type="paragraph" w:styleId="ListParagraph">
    <w:name w:val="List Paragraph"/>
    <w:basedOn w:val="Normal"/>
    <w:uiPriority w:val="34"/>
    <w:qFormat/>
    <w:rsid w:val="00966C81"/>
    <w:pPr>
      <w:ind w:left="720"/>
      <w:contextualSpacing/>
    </w:pPr>
  </w:style>
  <w:style w:type="paragraph" w:styleId="HTMLPreformatted">
    <w:name w:val="HTML Preformatted"/>
    <w:basedOn w:val="Normal"/>
    <w:link w:val="HTMLPreformattedChar"/>
    <w:uiPriority w:val="99"/>
    <w:unhideWhenUsed/>
    <w:rsid w:val="00061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6136B"/>
    <w:rPr>
      <w:rFonts w:ascii="Courier New" w:eastAsia="Times New Roman" w:hAnsi="Courier New" w:cs="Courier New"/>
      <w:sz w:val="20"/>
      <w:szCs w:val="20"/>
    </w:rPr>
  </w:style>
  <w:style w:type="character" w:customStyle="1" w:styleId="gd15mcfceub">
    <w:name w:val="gd15mcfceub"/>
    <w:basedOn w:val="DefaultParagraphFont"/>
    <w:rsid w:val="0006136B"/>
  </w:style>
  <w:style w:type="character" w:styleId="FollowedHyperlink">
    <w:name w:val="FollowedHyperlink"/>
    <w:basedOn w:val="DefaultParagraphFont"/>
    <w:uiPriority w:val="99"/>
    <w:semiHidden/>
    <w:unhideWhenUsed/>
    <w:rsid w:val="00D332E0"/>
    <w:rPr>
      <w:color w:val="954F72" w:themeColor="followedHyperlink"/>
      <w:u w:val="single"/>
    </w:rPr>
  </w:style>
  <w:style w:type="paragraph" w:styleId="Caption">
    <w:name w:val="caption"/>
    <w:basedOn w:val="Normal"/>
    <w:next w:val="Normal"/>
    <w:uiPriority w:val="35"/>
    <w:unhideWhenUsed/>
    <w:qFormat/>
    <w:rsid w:val="00D332E0"/>
    <w:pPr>
      <w:spacing w:after="200" w:line="240" w:lineRule="auto"/>
    </w:pPr>
    <w:rPr>
      <w:i/>
      <w:iCs/>
      <w:color w:val="44546A" w:themeColor="text2"/>
      <w:sz w:val="18"/>
      <w:szCs w:val="18"/>
    </w:rPr>
  </w:style>
  <w:style w:type="paragraph" w:customStyle="1" w:styleId="DecimalAligned">
    <w:name w:val="Decimal Aligned"/>
    <w:basedOn w:val="Normal"/>
    <w:uiPriority w:val="40"/>
    <w:qFormat/>
    <w:rsid w:val="00973447"/>
    <w:pPr>
      <w:tabs>
        <w:tab w:val="decimal" w:pos="360"/>
      </w:tabs>
      <w:spacing w:after="200"/>
    </w:pPr>
    <w:rPr>
      <w:rFonts w:asciiTheme="minorHAnsi" w:eastAsiaTheme="minorEastAsia" w:hAnsiTheme="minorHAnsi" w:cs="Times New Roman"/>
      <w:lang w:val="en-US"/>
    </w:rPr>
  </w:style>
  <w:style w:type="paragraph" w:styleId="FootnoteText">
    <w:name w:val="footnote text"/>
    <w:basedOn w:val="Normal"/>
    <w:link w:val="FootnoteTextChar"/>
    <w:uiPriority w:val="99"/>
    <w:unhideWhenUsed/>
    <w:rsid w:val="00973447"/>
    <w:pPr>
      <w:spacing w:line="240" w:lineRule="auto"/>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973447"/>
    <w:rPr>
      <w:rFonts w:eastAsiaTheme="minorEastAsia" w:cs="Times New Roman"/>
      <w:sz w:val="20"/>
      <w:szCs w:val="20"/>
    </w:rPr>
  </w:style>
  <w:style w:type="character" w:styleId="SubtleEmphasis">
    <w:name w:val="Subtle Emphasis"/>
    <w:basedOn w:val="DefaultParagraphFont"/>
    <w:uiPriority w:val="19"/>
    <w:qFormat/>
    <w:rsid w:val="00973447"/>
    <w:rPr>
      <w:i/>
      <w:iCs/>
    </w:rPr>
  </w:style>
  <w:style w:type="table" w:styleId="LightShading-Accent1">
    <w:name w:val="Light Shading Accent 1"/>
    <w:basedOn w:val="TableNormal"/>
    <w:uiPriority w:val="60"/>
    <w:rsid w:val="00973447"/>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7Colorful">
    <w:name w:val="List Table 7 Colorful"/>
    <w:basedOn w:val="TableNormal"/>
    <w:uiPriority w:val="52"/>
    <w:rsid w:val="00EE78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F1EF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F1EF9"/>
    <w:pPr>
      <w:spacing w:before="360" w:after="360"/>
    </w:pPr>
    <w:rPr>
      <w:rFonts w:asciiTheme="minorHAnsi" w:hAnsiTheme="minorHAnsi"/>
      <w:b/>
      <w:bCs/>
      <w:caps/>
      <w:u w:val="single"/>
    </w:rPr>
  </w:style>
  <w:style w:type="paragraph" w:styleId="TOC2">
    <w:name w:val="toc 2"/>
    <w:basedOn w:val="Normal"/>
    <w:next w:val="Normal"/>
    <w:autoRedefine/>
    <w:uiPriority w:val="39"/>
    <w:unhideWhenUsed/>
    <w:rsid w:val="00DF1EF9"/>
    <w:rPr>
      <w:rFonts w:asciiTheme="minorHAnsi" w:hAnsiTheme="minorHAnsi"/>
      <w:b/>
      <w:bCs/>
      <w:smallCaps/>
    </w:rPr>
  </w:style>
  <w:style w:type="paragraph" w:styleId="TOC3">
    <w:name w:val="toc 3"/>
    <w:basedOn w:val="Normal"/>
    <w:next w:val="Normal"/>
    <w:autoRedefine/>
    <w:uiPriority w:val="39"/>
    <w:unhideWhenUsed/>
    <w:rsid w:val="00DF1EF9"/>
    <w:rPr>
      <w:rFonts w:asciiTheme="minorHAnsi" w:hAnsiTheme="minorHAnsi"/>
      <w:smallCaps/>
    </w:rPr>
  </w:style>
  <w:style w:type="paragraph" w:styleId="TOC4">
    <w:name w:val="toc 4"/>
    <w:basedOn w:val="Normal"/>
    <w:next w:val="Normal"/>
    <w:autoRedefine/>
    <w:uiPriority w:val="39"/>
    <w:unhideWhenUsed/>
    <w:rsid w:val="00DF1EF9"/>
    <w:rPr>
      <w:rFonts w:asciiTheme="minorHAnsi" w:hAnsiTheme="minorHAnsi"/>
    </w:rPr>
  </w:style>
  <w:style w:type="paragraph" w:styleId="TOC5">
    <w:name w:val="toc 5"/>
    <w:basedOn w:val="Normal"/>
    <w:next w:val="Normal"/>
    <w:autoRedefine/>
    <w:uiPriority w:val="39"/>
    <w:unhideWhenUsed/>
    <w:rsid w:val="00DF1EF9"/>
    <w:rPr>
      <w:rFonts w:asciiTheme="minorHAnsi" w:hAnsiTheme="minorHAnsi"/>
    </w:rPr>
  </w:style>
  <w:style w:type="paragraph" w:styleId="TOC6">
    <w:name w:val="toc 6"/>
    <w:basedOn w:val="Normal"/>
    <w:next w:val="Normal"/>
    <w:autoRedefine/>
    <w:uiPriority w:val="39"/>
    <w:unhideWhenUsed/>
    <w:rsid w:val="00DF1EF9"/>
    <w:rPr>
      <w:rFonts w:asciiTheme="minorHAnsi" w:hAnsiTheme="minorHAnsi"/>
    </w:rPr>
  </w:style>
  <w:style w:type="paragraph" w:styleId="TOC7">
    <w:name w:val="toc 7"/>
    <w:basedOn w:val="Normal"/>
    <w:next w:val="Normal"/>
    <w:autoRedefine/>
    <w:uiPriority w:val="39"/>
    <w:unhideWhenUsed/>
    <w:rsid w:val="00DF1EF9"/>
    <w:rPr>
      <w:rFonts w:asciiTheme="minorHAnsi" w:hAnsiTheme="minorHAnsi"/>
    </w:rPr>
  </w:style>
  <w:style w:type="paragraph" w:styleId="TOC8">
    <w:name w:val="toc 8"/>
    <w:basedOn w:val="Normal"/>
    <w:next w:val="Normal"/>
    <w:autoRedefine/>
    <w:uiPriority w:val="39"/>
    <w:unhideWhenUsed/>
    <w:rsid w:val="00DF1EF9"/>
    <w:rPr>
      <w:rFonts w:asciiTheme="minorHAnsi" w:hAnsiTheme="minorHAnsi"/>
    </w:rPr>
  </w:style>
  <w:style w:type="paragraph" w:styleId="TOC9">
    <w:name w:val="toc 9"/>
    <w:basedOn w:val="Normal"/>
    <w:next w:val="Normal"/>
    <w:autoRedefine/>
    <w:uiPriority w:val="39"/>
    <w:unhideWhenUsed/>
    <w:rsid w:val="00DF1EF9"/>
    <w:rPr>
      <w:rFonts w:asciiTheme="minorHAnsi" w:hAnsiTheme="minorHAnsi"/>
    </w:rPr>
  </w:style>
  <w:style w:type="table" w:styleId="ListTable7Colorful-Accent3">
    <w:name w:val="List Table 7 Colorful Accent 3"/>
    <w:basedOn w:val="TableNormal"/>
    <w:uiPriority w:val="52"/>
    <w:rsid w:val="000D54AD"/>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427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167713"/>
    <w:rPr>
      <w:rFonts w:ascii="Courier New" w:eastAsia="Times New Roman" w:hAnsi="Courier New" w:cs="Courier New"/>
      <w:sz w:val="20"/>
      <w:szCs w:val="20"/>
    </w:rPr>
  </w:style>
  <w:style w:type="numbering" w:customStyle="1" w:styleId="NoList1">
    <w:name w:val="No List1"/>
    <w:next w:val="NoList"/>
    <w:uiPriority w:val="99"/>
    <w:semiHidden/>
    <w:unhideWhenUsed/>
    <w:rsid w:val="00D40E42"/>
  </w:style>
  <w:style w:type="paragraph" w:customStyle="1" w:styleId="msonormal0">
    <w:name w:val="msonormal"/>
    <w:basedOn w:val="Normal"/>
    <w:rsid w:val="00D40E4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gd15mcfckub">
    <w:name w:val="gd15mcfckub"/>
    <w:basedOn w:val="DefaultParagraphFont"/>
    <w:rsid w:val="00D40E42"/>
  </w:style>
  <w:style w:type="character" w:customStyle="1" w:styleId="gd15mcfcktb">
    <w:name w:val="gd15mcfcktb"/>
    <w:basedOn w:val="DefaultParagraphFont"/>
    <w:rsid w:val="00D40E42"/>
  </w:style>
  <w:style w:type="character" w:customStyle="1" w:styleId="gd15mcfcotb">
    <w:name w:val="gd15mcfcotb"/>
    <w:basedOn w:val="DefaultParagraphFont"/>
    <w:rsid w:val="00D40E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5348">
      <w:bodyDiv w:val="1"/>
      <w:marLeft w:val="0"/>
      <w:marRight w:val="0"/>
      <w:marTop w:val="0"/>
      <w:marBottom w:val="0"/>
      <w:divBdr>
        <w:top w:val="none" w:sz="0" w:space="0" w:color="auto"/>
        <w:left w:val="none" w:sz="0" w:space="0" w:color="auto"/>
        <w:bottom w:val="none" w:sz="0" w:space="0" w:color="auto"/>
        <w:right w:val="none" w:sz="0" w:space="0" w:color="auto"/>
      </w:divBdr>
    </w:div>
    <w:div w:id="37053658">
      <w:marLeft w:val="0"/>
      <w:marRight w:val="150"/>
      <w:marTop w:val="0"/>
      <w:marBottom w:val="0"/>
      <w:divBdr>
        <w:top w:val="none" w:sz="0" w:space="0" w:color="auto"/>
        <w:left w:val="none" w:sz="0" w:space="0" w:color="auto"/>
        <w:bottom w:val="none" w:sz="0" w:space="0" w:color="auto"/>
        <w:right w:val="none" w:sz="0" w:space="0" w:color="auto"/>
      </w:divBdr>
      <w:divsChild>
        <w:div w:id="1232229095">
          <w:marLeft w:val="0"/>
          <w:marRight w:val="150"/>
          <w:marTop w:val="0"/>
          <w:marBottom w:val="0"/>
          <w:divBdr>
            <w:top w:val="none" w:sz="0" w:space="0" w:color="auto"/>
            <w:left w:val="none" w:sz="0" w:space="0" w:color="auto"/>
            <w:bottom w:val="none" w:sz="0" w:space="0" w:color="auto"/>
            <w:right w:val="none" w:sz="0" w:space="0" w:color="auto"/>
          </w:divBdr>
        </w:div>
      </w:divsChild>
    </w:div>
    <w:div w:id="42684175">
      <w:bodyDiv w:val="1"/>
      <w:marLeft w:val="0"/>
      <w:marRight w:val="0"/>
      <w:marTop w:val="0"/>
      <w:marBottom w:val="0"/>
      <w:divBdr>
        <w:top w:val="none" w:sz="0" w:space="0" w:color="auto"/>
        <w:left w:val="none" w:sz="0" w:space="0" w:color="auto"/>
        <w:bottom w:val="none" w:sz="0" w:space="0" w:color="auto"/>
        <w:right w:val="none" w:sz="0" w:space="0" w:color="auto"/>
      </w:divBdr>
    </w:div>
    <w:div w:id="52192949">
      <w:bodyDiv w:val="1"/>
      <w:marLeft w:val="0"/>
      <w:marRight w:val="0"/>
      <w:marTop w:val="0"/>
      <w:marBottom w:val="0"/>
      <w:divBdr>
        <w:top w:val="none" w:sz="0" w:space="0" w:color="auto"/>
        <w:left w:val="none" w:sz="0" w:space="0" w:color="auto"/>
        <w:bottom w:val="none" w:sz="0" w:space="0" w:color="auto"/>
        <w:right w:val="none" w:sz="0" w:space="0" w:color="auto"/>
      </w:divBdr>
    </w:div>
    <w:div w:id="125860077">
      <w:bodyDiv w:val="1"/>
      <w:marLeft w:val="0"/>
      <w:marRight w:val="0"/>
      <w:marTop w:val="0"/>
      <w:marBottom w:val="0"/>
      <w:divBdr>
        <w:top w:val="none" w:sz="0" w:space="0" w:color="auto"/>
        <w:left w:val="none" w:sz="0" w:space="0" w:color="auto"/>
        <w:bottom w:val="none" w:sz="0" w:space="0" w:color="auto"/>
        <w:right w:val="none" w:sz="0" w:space="0" w:color="auto"/>
      </w:divBdr>
    </w:div>
    <w:div w:id="129590549">
      <w:bodyDiv w:val="1"/>
      <w:marLeft w:val="0"/>
      <w:marRight w:val="0"/>
      <w:marTop w:val="0"/>
      <w:marBottom w:val="0"/>
      <w:divBdr>
        <w:top w:val="none" w:sz="0" w:space="0" w:color="auto"/>
        <w:left w:val="none" w:sz="0" w:space="0" w:color="auto"/>
        <w:bottom w:val="none" w:sz="0" w:space="0" w:color="auto"/>
        <w:right w:val="none" w:sz="0" w:space="0" w:color="auto"/>
      </w:divBdr>
    </w:div>
    <w:div w:id="194201198">
      <w:marLeft w:val="0"/>
      <w:marRight w:val="150"/>
      <w:marTop w:val="0"/>
      <w:marBottom w:val="0"/>
      <w:divBdr>
        <w:top w:val="none" w:sz="0" w:space="0" w:color="auto"/>
        <w:left w:val="none" w:sz="0" w:space="0" w:color="auto"/>
        <w:bottom w:val="none" w:sz="0" w:space="0" w:color="auto"/>
        <w:right w:val="none" w:sz="0" w:space="0" w:color="auto"/>
      </w:divBdr>
      <w:divsChild>
        <w:div w:id="784424196">
          <w:marLeft w:val="0"/>
          <w:marRight w:val="150"/>
          <w:marTop w:val="0"/>
          <w:marBottom w:val="0"/>
          <w:divBdr>
            <w:top w:val="none" w:sz="0" w:space="0" w:color="auto"/>
            <w:left w:val="none" w:sz="0" w:space="0" w:color="auto"/>
            <w:bottom w:val="none" w:sz="0" w:space="0" w:color="auto"/>
            <w:right w:val="none" w:sz="0" w:space="0" w:color="auto"/>
          </w:divBdr>
        </w:div>
      </w:divsChild>
    </w:div>
    <w:div w:id="233904297">
      <w:bodyDiv w:val="1"/>
      <w:marLeft w:val="0"/>
      <w:marRight w:val="0"/>
      <w:marTop w:val="0"/>
      <w:marBottom w:val="0"/>
      <w:divBdr>
        <w:top w:val="none" w:sz="0" w:space="0" w:color="auto"/>
        <w:left w:val="none" w:sz="0" w:space="0" w:color="auto"/>
        <w:bottom w:val="none" w:sz="0" w:space="0" w:color="auto"/>
        <w:right w:val="none" w:sz="0" w:space="0" w:color="auto"/>
      </w:divBdr>
    </w:div>
    <w:div w:id="262222812">
      <w:bodyDiv w:val="1"/>
      <w:marLeft w:val="0"/>
      <w:marRight w:val="0"/>
      <w:marTop w:val="0"/>
      <w:marBottom w:val="0"/>
      <w:divBdr>
        <w:top w:val="none" w:sz="0" w:space="0" w:color="auto"/>
        <w:left w:val="none" w:sz="0" w:space="0" w:color="auto"/>
        <w:bottom w:val="none" w:sz="0" w:space="0" w:color="auto"/>
        <w:right w:val="none" w:sz="0" w:space="0" w:color="auto"/>
      </w:divBdr>
    </w:div>
    <w:div w:id="328142744">
      <w:marLeft w:val="0"/>
      <w:marRight w:val="150"/>
      <w:marTop w:val="0"/>
      <w:marBottom w:val="0"/>
      <w:divBdr>
        <w:top w:val="none" w:sz="0" w:space="0" w:color="auto"/>
        <w:left w:val="none" w:sz="0" w:space="0" w:color="auto"/>
        <w:bottom w:val="none" w:sz="0" w:space="0" w:color="auto"/>
        <w:right w:val="none" w:sz="0" w:space="0" w:color="auto"/>
      </w:divBdr>
    </w:div>
    <w:div w:id="348681362">
      <w:bodyDiv w:val="1"/>
      <w:marLeft w:val="0"/>
      <w:marRight w:val="0"/>
      <w:marTop w:val="0"/>
      <w:marBottom w:val="0"/>
      <w:divBdr>
        <w:top w:val="none" w:sz="0" w:space="0" w:color="auto"/>
        <w:left w:val="none" w:sz="0" w:space="0" w:color="auto"/>
        <w:bottom w:val="none" w:sz="0" w:space="0" w:color="auto"/>
        <w:right w:val="none" w:sz="0" w:space="0" w:color="auto"/>
      </w:divBdr>
      <w:divsChild>
        <w:div w:id="1746802617">
          <w:marLeft w:val="0"/>
          <w:marRight w:val="0"/>
          <w:marTop w:val="0"/>
          <w:marBottom w:val="0"/>
          <w:divBdr>
            <w:top w:val="none" w:sz="0" w:space="0" w:color="auto"/>
            <w:left w:val="none" w:sz="0" w:space="0" w:color="auto"/>
            <w:bottom w:val="none" w:sz="0" w:space="0" w:color="auto"/>
            <w:right w:val="none" w:sz="0" w:space="0" w:color="auto"/>
          </w:divBdr>
        </w:div>
      </w:divsChild>
    </w:div>
    <w:div w:id="450363509">
      <w:bodyDiv w:val="1"/>
      <w:marLeft w:val="0"/>
      <w:marRight w:val="0"/>
      <w:marTop w:val="0"/>
      <w:marBottom w:val="0"/>
      <w:divBdr>
        <w:top w:val="none" w:sz="0" w:space="0" w:color="auto"/>
        <w:left w:val="none" w:sz="0" w:space="0" w:color="auto"/>
        <w:bottom w:val="none" w:sz="0" w:space="0" w:color="auto"/>
        <w:right w:val="none" w:sz="0" w:space="0" w:color="auto"/>
      </w:divBdr>
    </w:div>
    <w:div w:id="454641824">
      <w:bodyDiv w:val="1"/>
      <w:marLeft w:val="0"/>
      <w:marRight w:val="0"/>
      <w:marTop w:val="0"/>
      <w:marBottom w:val="0"/>
      <w:divBdr>
        <w:top w:val="none" w:sz="0" w:space="0" w:color="auto"/>
        <w:left w:val="none" w:sz="0" w:space="0" w:color="auto"/>
        <w:bottom w:val="none" w:sz="0" w:space="0" w:color="auto"/>
        <w:right w:val="none" w:sz="0" w:space="0" w:color="auto"/>
      </w:divBdr>
    </w:div>
    <w:div w:id="458112321">
      <w:bodyDiv w:val="1"/>
      <w:marLeft w:val="0"/>
      <w:marRight w:val="0"/>
      <w:marTop w:val="0"/>
      <w:marBottom w:val="0"/>
      <w:divBdr>
        <w:top w:val="none" w:sz="0" w:space="0" w:color="auto"/>
        <w:left w:val="none" w:sz="0" w:space="0" w:color="auto"/>
        <w:bottom w:val="none" w:sz="0" w:space="0" w:color="auto"/>
        <w:right w:val="none" w:sz="0" w:space="0" w:color="auto"/>
      </w:divBdr>
      <w:divsChild>
        <w:div w:id="46153925">
          <w:marLeft w:val="0"/>
          <w:marRight w:val="150"/>
          <w:marTop w:val="0"/>
          <w:marBottom w:val="0"/>
          <w:divBdr>
            <w:top w:val="none" w:sz="0" w:space="0" w:color="auto"/>
            <w:left w:val="none" w:sz="0" w:space="0" w:color="auto"/>
            <w:bottom w:val="none" w:sz="0" w:space="0" w:color="auto"/>
            <w:right w:val="none" w:sz="0" w:space="0" w:color="auto"/>
          </w:divBdr>
        </w:div>
        <w:div w:id="182792836">
          <w:marLeft w:val="0"/>
          <w:marRight w:val="150"/>
          <w:marTop w:val="0"/>
          <w:marBottom w:val="0"/>
          <w:divBdr>
            <w:top w:val="none" w:sz="0" w:space="0" w:color="auto"/>
            <w:left w:val="none" w:sz="0" w:space="0" w:color="auto"/>
            <w:bottom w:val="none" w:sz="0" w:space="0" w:color="auto"/>
            <w:right w:val="none" w:sz="0" w:space="0" w:color="auto"/>
          </w:divBdr>
          <w:divsChild>
            <w:div w:id="2015837355">
              <w:marLeft w:val="0"/>
              <w:marRight w:val="150"/>
              <w:marTop w:val="0"/>
              <w:marBottom w:val="0"/>
              <w:divBdr>
                <w:top w:val="none" w:sz="0" w:space="0" w:color="auto"/>
                <w:left w:val="none" w:sz="0" w:space="0" w:color="auto"/>
                <w:bottom w:val="none" w:sz="0" w:space="0" w:color="auto"/>
                <w:right w:val="none" w:sz="0" w:space="0" w:color="auto"/>
              </w:divBdr>
              <w:divsChild>
                <w:div w:id="262496676">
                  <w:marLeft w:val="0"/>
                  <w:marRight w:val="0"/>
                  <w:marTop w:val="0"/>
                  <w:marBottom w:val="0"/>
                  <w:divBdr>
                    <w:top w:val="none" w:sz="0" w:space="0" w:color="auto"/>
                    <w:left w:val="none" w:sz="0" w:space="0" w:color="auto"/>
                    <w:bottom w:val="none" w:sz="0" w:space="0" w:color="auto"/>
                    <w:right w:val="none" w:sz="0" w:space="0" w:color="auto"/>
                  </w:divBdr>
                  <w:divsChild>
                    <w:div w:id="18072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6790">
          <w:marLeft w:val="0"/>
          <w:marRight w:val="150"/>
          <w:marTop w:val="0"/>
          <w:marBottom w:val="0"/>
          <w:divBdr>
            <w:top w:val="none" w:sz="0" w:space="0" w:color="auto"/>
            <w:left w:val="none" w:sz="0" w:space="0" w:color="auto"/>
            <w:bottom w:val="none" w:sz="0" w:space="0" w:color="auto"/>
            <w:right w:val="none" w:sz="0" w:space="0" w:color="auto"/>
          </w:divBdr>
        </w:div>
        <w:div w:id="1285117597">
          <w:marLeft w:val="0"/>
          <w:marRight w:val="150"/>
          <w:marTop w:val="0"/>
          <w:marBottom w:val="0"/>
          <w:divBdr>
            <w:top w:val="none" w:sz="0" w:space="0" w:color="auto"/>
            <w:left w:val="none" w:sz="0" w:space="0" w:color="auto"/>
            <w:bottom w:val="none" w:sz="0" w:space="0" w:color="auto"/>
            <w:right w:val="none" w:sz="0" w:space="0" w:color="auto"/>
          </w:divBdr>
        </w:div>
        <w:div w:id="1934705738">
          <w:marLeft w:val="0"/>
          <w:marRight w:val="150"/>
          <w:marTop w:val="0"/>
          <w:marBottom w:val="0"/>
          <w:divBdr>
            <w:top w:val="none" w:sz="0" w:space="0" w:color="auto"/>
            <w:left w:val="none" w:sz="0" w:space="0" w:color="auto"/>
            <w:bottom w:val="none" w:sz="0" w:space="0" w:color="auto"/>
            <w:right w:val="none" w:sz="0" w:space="0" w:color="auto"/>
          </w:divBdr>
        </w:div>
        <w:div w:id="1926919275">
          <w:marLeft w:val="0"/>
          <w:marRight w:val="150"/>
          <w:marTop w:val="0"/>
          <w:marBottom w:val="0"/>
          <w:divBdr>
            <w:top w:val="none" w:sz="0" w:space="0" w:color="auto"/>
            <w:left w:val="none" w:sz="0" w:space="0" w:color="auto"/>
            <w:bottom w:val="none" w:sz="0" w:space="0" w:color="auto"/>
            <w:right w:val="none" w:sz="0" w:space="0" w:color="auto"/>
          </w:divBdr>
        </w:div>
        <w:div w:id="1161048578">
          <w:marLeft w:val="0"/>
          <w:marRight w:val="150"/>
          <w:marTop w:val="0"/>
          <w:marBottom w:val="0"/>
          <w:divBdr>
            <w:top w:val="none" w:sz="0" w:space="0" w:color="auto"/>
            <w:left w:val="none" w:sz="0" w:space="0" w:color="auto"/>
            <w:bottom w:val="none" w:sz="0" w:space="0" w:color="auto"/>
            <w:right w:val="none" w:sz="0" w:space="0" w:color="auto"/>
          </w:divBdr>
        </w:div>
      </w:divsChild>
    </w:div>
    <w:div w:id="504904666">
      <w:bodyDiv w:val="1"/>
      <w:marLeft w:val="0"/>
      <w:marRight w:val="0"/>
      <w:marTop w:val="0"/>
      <w:marBottom w:val="0"/>
      <w:divBdr>
        <w:top w:val="none" w:sz="0" w:space="0" w:color="auto"/>
        <w:left w:val="none" w:sz="0" w:space="0" w:color="auto"/>
        <w:bottom w:val="none" w:sz="0" w:space="0" w:color="auto"/>
        <w:right w:val="none" w:sz="0" w:space="0" w:color="auto"/>
      </w:divBdr>
    </w:div>
    <w:div w:id="524101140">
      <w:bodyDiv w:val="1"/>
      <w:marLeft w:val="0"/>
      <w:marRight w:val="0"/>
      <w:marTop w:val="0"/>
      <w:marBottom w:val="0"/>
      <w:divBdr>
        <w:top w:val="none" w:sz="0" w:space="0" w:color="auto"/>
        <w:left w:val="none" w:sz="0" w:space="0" w:color="auto"/>
        <w:bottom w:val="none" w:sz="0" w:space="0" w:color="auto"/>
        <w:right w:val="none" w:sz="0" w:space="0" w:color="auto"/>
      </w:divBdr>
    </w:div>
    <w:div w:id="575019783">
      <w:marLeft w:val="0"/>
      <w:marRight w:val="150"/>
      <w:marTop w:val="0"/>
      <w:marBottom w:val="0"/>
      <w:divBdr>
        <w:top w:val="none" w:sz="0" w:space="0" w:color="auto"/>
        <w:left w:val="none" w:sz="0" w:space="0" w:color="auto"/>
        <w:bottom w:val="none" w:sz="0" w:space="0" w:color="auto"/>
        <w:right w:val="none" w:sz="0" w:space="0" w:color="auto"/>
      </w:divBdr>
      <w:divsChild>
        <w:div w:id="681706664">
          <w:marLeft w:val="0"/>
          <w:marRight w:val="150"/>
          <w:marTop w:val="0"/>
          <w:marBottom w:val="0"/>
          <w:divBdr>
            <w:top w:val="none" w:sz="0" w:space="0" w:color="auto"/>
            <w:left w:val="none" w:sz="0" w:space="0" w:color="auto"/>
            <w:bottom w:val="none" w:sz="0" w:space="0" w:color="auto"/>
            <w:right w:val="none" w:sz="0" w:space="0" w:color="auto"/>
          </w:divBdr>
        </w:div>
      </w:divsChild>
    </w:div>
    <w:div w:id="609901360">
      <w:bodyDiv w:val="1"/>
      <w:marLeft w:val="0"/>
      <w:marRight w:val="0"/>
      <w:marTop w:val="0"/>
      <w:marBottom w:val="0"/>
      <w:divBdr>
        <w:top w:val="none" w:sz="0" w:space="0" w:color="auto"/>
        <w:left w:val="none" w:sz="0" w:space="0" w:color="auto"/>
        <w:bottom w:val="none" w:sz="0" w:space="0" w:color="auto"/>
        <w:right w:val="none" w:sz="0" w:space="0" w:color="auto"/>
      </w:divBdr>
    </w:div>
    <w:div w:id="620576203">
      <w:marLeft w:val="0"/>
      <w:marRight w:val="150"/>
      <w:marTop w:val="0"/>
      <w:marBottom w:val="0"/>
      <w:divBdr>
        <w:top w:val="none" w:sz="0" w:space="0" w:color="auto"/>
        <w:left w:val="none" w:sz="0" w:space="0" w:color="auto"/>
        <w:bottom w:val="none" w:sz="0" w:space="0" w:color="auto"/>
        <w:right w:val="none" w:sz="0" w:space="0" w:color="auto"/>
      </w:divBdr>
      <w:divsChild>
        <w:div w:id="1827889690">
          <w:marLeft w:val="0"/>
          <w:marRight w:val="150"/>
          <w:marTop w:val="0"/>
          <w:marBottom w:val="0"/>
          <w:divBdr>
            <w:top w:val="none" w:sz="0" w:space="0" w:color="auto"/>
            <w:left w:val="none" w:sz="0" w:space="0" w:color="auto"/>
            <w:bottom w:val="none" w:sz="0" w:space="0" w:color="auto"/>
            <w:right w:val="none" w:sz="0" w:space="0" w:color="auto"/>
          </w:divBdr>
        </w:div>
      </w:divsChild>
    </w:div>
    <w:div w:id="652568835">
      <w:marLeft w:val="0"/>
      <w:marRight w:val="150"/>
      <w:marTop w:val="0"/>
      <w:marBottom w:val="0"/>
      <w:divBdr>
        <w:top w:val="none" w:sz="0" w:space="0" w:color="auto"/>
        <w:left w:val="none" w:sz="0" w:space="0" w:color="auto"/>
        <w:bottom w:val="none" w:sz="0" w:space="0" w:color="auto"/>
        <w:right w:val="none" w:sz="0" w:space="0" w:color="auto"/>
      </w:divBdr>
      <w:divsChild>
        <w:div w:id="85999291">
          <w:marLeft w:val="0"/>
          <w:marRight w:val="150"/>
          <w:marTop w:val="0"/>
          <w:marBottom w:val="0"/>
          <w:divBdr>
            <w:top w:val="none" w:sz="0" w:space="0" w:color="auto"/>
            <w:left w:val="none" w:sz="0" w:space="0" w:color="auto"/>
            <w:bottom w:val="none" w:sz="0" w:space="0" w:color="auto"/>
            <w:right w:val="none" w:sz="0" w:space="0" w:color="auto"/>
          </w:divBdr>
        </w:div>
      </w:divsChild>
    </w:div>
    <w:div w:id="695430192">
      <w:marLeft w:val="0"/>
      <w:marRight w:val="150"/>
      <w:marTop w:val="0"/>
      <w:marBottom w:val="0"/>
      <w:divBdr>
        <w:top w:val="none" w:sz="0" w:space="0" w:color="auto"/>
        <w:left w:val="none" w:sz="0" w:space="0" w:color="auto"/>
        <w:bottom w:val="none" w:sz="0" w:space="0" w:color="auto"/>
        <w:right w:val="none" w:sz="0" w:space="0" w:color="auto"/>
      </w:divBdr>
      <w:divsChild>
        <w:div w:id="1869876366">
          <w:marLeft w:val="0"/>
          <w:marRight w:val="150"/>
          <w:marTop w:val="0"/>
          <w:marBottom w:val="0"/>
          <w:divBdr>
            <w:top w:val="none" w:sz="0" w:space="0" w:color="auto"/>
            <w:left w:val="none" w:sz="0" w:space="0" w:color="auto"/>
            <w:bottom w:val="none" w:sz="0" w:space="0" w:color="auto"/>
            <w:right w:val="none" w:sz="0" w:space="0" w:color="auto"/>
          </w:divBdr>
        </w:div>
      </w:divsChild>
    </w:div>
    <w:div w:id="700055715">
      <w:marLeft w:val="0"/>
      <w:marRight w:val="150"/>
      <w:marTop w:val="0"/>
      <w:marBottom w:val="0"/>
      <w:divBdr>
        <w:top w:val="none" w:sz="0" w:space="0" w:color="auto"/>
        <w:left w:val="none" w:sz="0" w:space="0" w:color="auto"/>
        <w:bottom w:val="none" w:sz="0" w:space="0" w:color="auto"/>
        <w:right w:val="none" w:sz="0" w:space="0" w:color="auto"/>
      </w:divBdr>
      <w:divsChild>
        <w:div w:id="1374423285">
          <w:marLeft w:val="0"/>
          <w:marRight w:val="150"/>
          <w:marTop w:val="0"/>
          <w:marBottom w:val="0"/>
          <w:divBdr>
            <w:top w:val="none" w:sz="0" w:space="0" w:color="auto"/>
            <w:left w:val="none" w:sz="0" w:space="0" w:color="auto"/>
            <w:bottom w:val="none" w:sz="0" w:space="0" w:color="auto"/>
            <w:right w:val="none" w:sz="0" w:space="0" w:color="auto"/>
          </w:divBdr>
        </w:div>
      </w:divsChild>
    </w:div>
    <w:div w:id="708459261">
      <w:bodyDiv w:val="1"/>
      <w:marLeft w:val="0"/>
      <w:marRight w:val="0"/>
      <w:marTop w:val="0"/>
      <w:marBottom w:val="0"/>
      <w:divBdr>
        <w:top w:val="none" w:sz="0" w:space="0" w:color="auto"/>
        <w:left w:val="none" w:sz="0" w:space="0" w:color="auto"/>
        <w:bottom w:val="none" w:sz="0" w:space="0" w:color="auto"/>
        <w:right w:val="none" w:sz="0" w:space="0" w:color="auto"/>
      </w:divBdr>
    </w:div>
    <w:div w:id="787628708">
      <w:marLeft w:val="0"/>
      <w:marRight w:val="150"/>
      <w:marTop w:val="0"/>
      <w:marBottom w:val="0"/>
      <w:divBdr>
        <w:top w:val="none" w:sz="0" w:space="0" w:color="auto"/>
        <w:left w:val="none" w:sz="0" w:space="0" w:color="auto"/>
        <w:bottom w:val="none" w:sz="0" w:space="0" w:color="auto"/>
        <w:right w:val="none" w:sz="0" w:space="0" w:color="auto"/>
      </w:divBdr>
      <w:divsChild>
        <w:div w:id="879558867">
          <w:marLeft w:val="0"/>
          <w:marRight w:val="150"/>
          <w:marTop w:val="0"/>
          <w:marBottom w:val="0"/>
          <w:divBdr>
            <w:top w:val="none" w:sz="0" w:space="0" w:color="auto"/>
            <w:left w:val="none" w:sz="0" w:space="0" w:color="auto"/>
            <w:bottom w:val="none" w:sz="0" w:space="0" w:color="auto"/>
            <w:right w:val="none" w:sz="0" w:space="0" w:color="auto"/>
          </w:divBdr>
        </w:div>
      </w:divsChild>
    </w:div>
    <w:div w:id="800267232">
      <w:marLeft w:val="0"/>
      <w:marRight w:val="0"/>
      <w:marTop w:val="0"/>
      <w:marBottom w:val="0"/>
      <w:divBdr>
        <w:top w:val="none" w:sz="0" w:space="0" w:color="auto"/>
        <w:left w:val="none" w:sz="0" w:space="0" w:color="auto"/>
        <w:bottom w:val="none" w:sz="0" w:space="0" w:color="auto"/>
        <w:right w:val="none" w:sz="0" w:space="0" w:color="auto"/>
      </w:divBdr>
      <w:divsChild>
        <w:div w:id="999845930">
          <w:marLeft w:val="0"/>
          <w:marRight w:val="0"/>
          <w:marTop w:val="0"/>
          <w:marBottom w:val="0"/>
          <w:divBdr>
            <w:top w:val="none" w:sz="0" w:space="0" w:color="auto"/>
            <w:left w:val="none" w:sz="0" w:space="0" w:color="auto"/>
            <w:bottom w:val="none" w:sz="0" w:space="0" w:color="auto"/>
            <w:right w:val="none" w:sz="0" w:space="0" w:color="auto"/>
          </w:divBdr>
          <w:divsChild>
            <w:div w:id="581449960">
              <w:marLeft w:val="0"/>
              <w:marRight w:val="150"/>
              <w:marTop w:val="0"/>
              <w:marBottom w:val="0"/>
              <w:divBdr>
                <w:top w:val="none" w:sz="0" w:space="0" w:color="auto"/>
                <w:left w:val="none" w:sz="0" w:space="0" w:color="auto"/>
                <w:bottom w:val="none" w:sz="0" w:space="0" w:color="auto"/>
                <w:right w:val="none" w:sz="0" w:space="0" w:color="auto"/>
              </w:divBdr>
              <w:divsChild>
                <w:div w:id="11417711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816000272">
      <w:bodyDiv w:val="1"/>
      <w:marLeft w:val="0"/>
      <w:marRight w:val="0"/>
      <w:marTop w:val="0"/>
      <w:marBottom w:val="0"/>
      <w:divBdr>
        <w:top w:val="none" w:sz="0" w:space="0" w:color="auto"/>
        <w:left w:val="none" w:sz="0" w:space="0" w:color="auto"/>
        <w:bottom w:val="none" w:sz="0" w:space="0" w:color="auto"/>
        <w:right w:val="none" w:sz="0" w:space="0" w:color="auto"/>
      </w:divBdr>
    </w:div>
    <w:div w:id="926111249">
      <w:bodyDiv w:val="1"/>
      <w:marLeft w:val="0"/>
      <w:marRight w:val="0"/>
      <w:marTop w:val="0"/>
      <w:marBottom w:val="0"/>
      <w:divBdr>
        <w:top w:val="none" w:sz="0" w:space="0" w:color="auto"/>
        <w:left w:val="none" w:sz="0" w:space="0" w:color="auto"/>
        <w:bottom w:val="none" w:sz="0" w:space="0" w:color="auto"/>
        <w:right w:val="none" w:sz="0" w:space="0" w:color="auto"/>
      </w:divBdr>
    </w:div>
    <w:div w:id="1052847264">
      <w:bodyDiv w:val="1"/>
      <w:marLeft w:val="0"/>
      <w:marRight w:val="0"/>
      <w:marTop w:val="0"/>
      <w:marBottom w:val="0"/>
      <w:divBdr>
        <w:top w:val="none" w:sz="0" w:space="0" w:color="auto"/>
        <w:left w:val="none" w:sz="0" w:space="0" w:color="auto"/>
        <w:bottom w:val="none" w:sz="0" w:space="0" w:color="auto"/>
        <w:right w:val="none" w:sz="0" w:space="0" w:color="auto"/>
      </w:divBdr>
    </w:div>
    <w:div w:id="1067613616">
      <w:bodyDiv w:val="1"/>
      <w:marLeft w:val="0"/>
      <w:marRight w:val="0"/>
      <w:marTop w:val="0"/>
      <w:marBottom w:val="0"/>
      <w:divBdr>
        <w:top w:val="none" w:sz="0" w:space="0" w:color="auto"/>
        <w:left w:val="none" w:sz="0" w:space="0" w:color="auto"/>
        <w:bottom w:val="none" w:sz="0" w:space="0" w:color="auto"/>
        <w:right w:val="none" w:sz="0" w:space="0" w:color="auto"/>
      </w:divBdr>
      <w:divsChild>
        <w:div w:id="1891720033">
          <w:marLeft w:val="0"/>
          <w:marRight w:val="0"/>
          <w:marTop w:val="0"/>
          <w:marBottom w:val="0"/>
          <w:divBdr>
            <w:top w:val="none" w:sz="0" w:space="0" w:color="auto"/>
            <w:left w:val="none" w:sz="0" w:space="0" w:color="auto"/>
            <w:bottom w:val="none" w:sz="0" w:space="0" w:color="auto"/>
            <w:right w:val="none" w:sz="0" w:space="0" w:color="auto"/>
          </w:divBdr>
        </w:div>
      </w:divsChild>
    </w:div>
    <w:div w:id="1108741335">
      <w:bodyDiv w:val="1"/>
      <w:marLeft w:val="0"/>
      <w:marRight w:val="0"/>
      <w:marTop w:val="0"/>
      <w:marBottom w:val="0"/>
      <w:divBdr>
        <w:top w:val="none" w:sz="0" w:space="0" w:color="auto"/>
        <w:left w:val="none" w:sz="0" w:space="0" w:color="auto"/>
        <w:bottom w:val="none" w:sz="0" w:space="0" w:color="auto"/>
        <w:right w:val="none" w:sz="0" w:space="0" w:color="auto"/>
      </w:divBdr>
    </w:div>
    <w:div w:id="1139961121">
      <w:bodyDiv w:val="1"/>
      <w:marLeft w:val="0"/>
      <w:marRight w:val="0"/>
      <w:marTop w:val="0"/>
      <w:marBottom w:val="0"/>
      <w:divBdr>
        <w:top w:val="none" w:sz="0" w:space="0" w:color="auto"/>
        <w:left w:val="none" w:sz="0" w:space="0" w:color="auto"/>
        <w:bottom w:val="none" w:sz="0" w:space="0" w:color="auto"/>
        <w:right w:val="none" w:sz="0" w:space="0" w:color="auto"/>
      </w:divBdr>
      <w:divsChild>
        <w:div w:id="1027872010">
          <w:marLeft w:val="0"/>
          <w:marRight w:val="0"/>
          <w:marTop w:val="0"/>
          <w:marBottom w:val="0"/>
          <w:divBdr>
            <w:top w:val="none" w:sz="0" w:space="0" w:color="auto"/>
            <w:left w:val="none" w:sz="0" w:space="0" w:color="auto"/>
            <w:bottom w:val="none" w:sz="0" w:space="0" w:color="auto"/>
            <w:right w:val="none" w:sz="0" w:space="0" w:color="auto"/>
          </w:divBdr>
          <w:divsChild>
            <w:div w:id="1356930959">
              <w:marLeft w:val="0"/>
              <w:marRight w:val="0"/>
              <w:marTop w:val="0"/>
              <w:marBottom w:val="0"/>
              <w:divBdr>
                <w:top w:val="none" w:sz="0" w:space="0" w:color="auto"/>
                <w:left w:val="none" w:sz="0" w:space="0" w:color="auto"/>
                <w:bottom w:val="none" w:sz="0" w:space="0" w:color="auto"/>
                <w:right w:val="none" w:sz="0" w:space="0" w:color="auto"/>
              </w:divBdr>
              <w:divsChild>
                <w:div w:id="302583137">
                  <w:marLeft w:val="0"/>
                  <w:marRight w:val="150"/>
                  <w:marTop w:val="0"/>
                  <w:marBottom w:val="0"/>
                  <w:divBdr>
                    <w:top w:val="none" w:sz="0" w:space="0" w:color="auto"/>
                    <w:left w:val="none" w:sz="0" w:space="0" w:color="auto"/>
                    <w:bottom w:val="none" w:sz="0" w:space="0" w:color="auto"/>
                    <w:right w:val="none" w:sz="0" w:space="0" w:color="auto"/>
                  </w:divBdr>
                  <w:divsChild>
                    <w:div w:id="185060656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90770016">
          <w:marLeft w:val="0"/>
          <w:marRight w:val="150"/>
          <w:marTop w:val="0"/>
          <w:marBottom w:val="0"/>
          <w:divBdr>
            <w:top w:val="none" w:sz="0" w:space="0" w:color="auto"/>
            <w:left w:val="none" w:sz="0" w:space="0" w:color="auto"/>
            <w:bottom w:val="none" w:sz="0" w:space="0" w:color="auto"/>
            <w:right w:val="none" w:sz="0" w:space="0" w:color="auto"/>
          </w:divBdr>
          <w:divsChild>
            <w:div w:id="75335529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45470931">
      <w:bodyDiv w:val="1"/>
      <w:marLeft w:val="0"/>
      <w:marRight w:val="0"/>
      <w:marTop w:val="0"/>
      <w:marBottom w:val="0"/>
      <w:divBdr>
        <w:top w:val="none" w:sz="0" w:space="0" w:color="auto"/>
        <w:left w:val="none" w:sz="0" w:space="0" w:color="auto"/>
        <w:bottom w:val="none" w:sz="0" w:space="0" w:color="auto"/>
        <w:right w:val="none" w:sz="0" w:space="0" w:color="auto"/>
      </w:divBdr>
      <w:divsChild>
        <w:div w:id="454452164">
          <w:marLeft w:val="0"/>
          <w:marRight w:val="150"/>
          <w:marTop w:val="0"/>
          <w:marBottom w:val="0"/>
          <w:divBdr>
            <w:top w:val="none" w:sz="0" w:space="0" w:color="auto"/>
            <w:left w:val="none" w:sz="0" w:space="0" w:color="auto"/>
            <w:bottom w:val="none" w:sz="0" w:space="0" w:color="auto"/>
            <w:right w:val="none" w:sz="0" w:space="0" w:color="auto"/>
          </w:divBdr>
        </w:div>
        <w:div w:id="1018001436">
          <w:marLeft w:val="0"/>
          <w:marRight w:val="150"/>
          <w:marTop w:val="0"/>
          <w:marBottom w:val="0"/>
          <w:divBdr>
            <w:top w:val="none" w:sz="0" w:space="0" w:color="auto"/>
            <w:left w:val="none" w:sz="0" w:space="0" w:color="auto"/>
            <w:bottom w:val="none" w:sz="0" w:space="0" w:color="auto"/>
            <w:right w:val="none" w:sz="0" w:space="0" w:color="auto"/>
          </w:divBdr>
          <w:divsChild>
            <w:div w:id="2067869531">
              <w:marLeft w:val="0"/>
              <w:marRight w:val="150"/>
              <w:marTop w:val="0"/>
              <w:marBottom w:val="0"/>
              <w:divBdr>
                <w:top w:val="none" w:sz="0" w:space="0" w:color="auto"/>
                <w:left w:val="none" w:sz="0" w:space="0" w:color="auto"/>
                <w:bottom w:val="none" w:sz="0" w:space="0" w:color="auto"/>
                <w:right w:val="none" w:sz="0" w:space="0" w:color="auto"/>
              </w:divBdr>
              <w:divsChild>
                <w:div w:id="1475100990">
                  <w:marLeft w:val="0"/>
                  <w:marRight w:val="0"/>
                  <w:marTop w:val="0"/>
                  <w:marBottom w:val="0"/>
                  <w:divBdr>
                    <w:top w:val="none" w:sz="0" w:space="0" w:color="auto"/>
                    <w:left w:val="none" w:sz="0" w:space="0" w:color="auto"/>
                    <w:bottom w:val="none" w:sz="0" w:space="0" w:color="auto"/>
                    <w:right w:val="none" w:sz="0" w:space="0" w:color="auto"/>
                  </w:divBdr>
                  <w:divsChild>
                    <w:div w:id="2181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1930">
          <w:marLeft w:val="0"/>
          <w:marRight w:val="150"/>
          <w:marTop w:val="0"/>
          <w:marBottom w:val="0"/>
          <w:divBdr>
            <w:top w:val="none" w:sz="0" w:space="0" w:color="auto"/>
            <w:left w:val="none" w:sz="0" w:space="0" w:color="auto"/>
            <w:bottom w:val="none" w:sz="0" w:space="0" w:color="auto"/>
            <w:right w:val="none" w:sz="0" w:space="0" w:color="auto"/>
          </w:divBdr>
        </w:div>
        <w:div w:id="815731230">
          <w:marLeft w:val="0"/>
          <w:marRight w:val="150"/>
          <w:marTop w:val="0"/>
          <w:marBottom w:val="0"/>
          <w:divBdr>
            <w:top w:val="none" w:sz="0" w:space="0" w:color="auto"/>
            <w:left w:val="none" w:sz="0" w:space="0" w:color="auto"/>
            <w:bottom w:val="none" w:sz="0" w:space="0" w:color="auto"/>
            <w:right w:val="none" w:sz="0" w:space="0" w:color="auto"/>
          </w:divBdr>
        </w:div>
        <w:div w:id="685332878">
          <w:marLeft w:val="0"/>
          <w:marRight w:val="150"/>
          <w:marTop w:val="0"/>
          <w:marBottom w:val="0"/>
          <w:divBdr>
            <w:top w:val="none" w:sz="0" w:space="0" w:color="auto"/>
            <w:left w:val="none" w:sz="0" w:space="0" w:color="auto"/>
            <w:bottom w:val="none" w:sz="0" w:space="0" w:color="auto"/>
            <w:right w:val="none" w:sz="0" w:space="0" w:color="auto"/>
          </w:divBdr>
        </w:div>
        <w:div w:id="1081372771">
          <w:marLeft w:val="0"/>
          <w:marRight w:val="150"/>
          <w:marTop w:val="0"/>
          <w:marBottom w:val="0"/>
          <w:divBdr>
            <w:top w:val="none" w:sz="0" w:space="0" w:color="auto"/>
            <w:left w:val="none" w:sz="0" w:space="0" w:color="auto"/>
            <w:bottom w:val="none" w:sz="0" w:space="0" w:color="auto"/>
            <w:right w:val="none" w:sz="0" w:space="0" w:color="auto"/>
          </w:divBdr>
        </w:div>
        <w:div w:id="1028873531">
          <w:marLeft w:val="0"/>
          <w:marRight w:val="150"/>
          <w:marTop w:val="0"/>
          <w:marBottom w:val="0"/>
          <w:divBdr>
            <w:top w:val="none" w:sz="0" w:space="0" w:color="auto"/>
            <w:left w:val="none" w:sz="0" w:space="0" w:color="auto"/>
            <w:bottom w:val="none" w:sz="0" w:space="0" w:color="auto"/>
            <w:right w:val="none" w:sz="0" w:space="0" w:color="auto"/>
          </w:divBdr>
        </w:div>
      </w:divsChild>
    </w:div>
    <w:div w:id="1212158465">
      <w:bodyDiv w:val="1"/>
      <w:marLeft w:val="0"/>
      <w:marRight w:val="0"/>
      <w:marTop w:val="0"/>
      <w:marBottom w:val="0"/>
      <w:divBdr>
        <w:top w:val="none" w:sz="0" w:space="0" w:color="auto"/>
        <w:left w:val="none" w:sz="0" w:space="0" w:color="auto"/>
        <w:bottom w:val="none" w:sz="0" w:space="0" w:color="auto"/>
        <w:right w:val="none" w:sz="0" w:space="0" w:color="auto"/>
      </w:divBdr>
    </w:div>
    <w:div w:id="1357267157">
      <w:bodyDiv w:val="1"/>
      <w:marLeft w:val="0"/>
      <w:marRight w:val="0"/>
      <w:marTop w:val="0"/>
      <w:marBottom w:val="0"/>
      <w:divBdr>
        <w:top w:val="none" w:sz="0" w:space="0" w:color="auto"/>
        <w:left w:val="none" w:sz="0" w:space="0" w:color="auto"/>
        <w:bottom w:val="none" w:sz="0" w:space="0" w:color="auto"/>
        <w:right w:val="none" w:sz="0" w:space="0" w:color="auto"/>
      </w:divBdr>
    </w:div>
    <w:div w:id="1378504660">
      <w:marLeft w:val="0"/>
      <w:marRight w:val="150"/>
      <w:marTop w:val="0"/>
      <w:marBottom w:val="0"/>
      <w:divBdr>
        <w:top w:val="none" w:sz="0" w:space="0" w:color="auto"/>
        <w:left w:val="none" w:sz="0" w:space="0" w:color="auto"/>
        <w:bottom w:val="none" w:sz="0" w:space="0" w:color="auto"/>
        <w:right w:val="none" w:sz="0" w:space="0" w:color="auto"/>
      </w:divBdr>
      <w:divsChild>
        <w:div w:id="294070734">
          <w:marLeft w:val="0"/>
          <w:marRight w:val="150"/>
          <w:marTop w:val="0"/>
          <w:marBottom w:val="0"/>
          <w:divBdr>
            <w:top w:val="none" w:sz="0" w:space="0" w:color="auto"/>
            <w:left w:val="none" w:sz="0" w:space="0" w:color="auto"/>
            <w:bottom w:val="none" w:sz="0" w:space="0" w:color="auto"/>
            <w:right w:val="none" w:sz="0" w:space="0" w:color="auto"/>
          </w:divBdr>
        </w:div>
      </w:divsChild>
    </w:div>
    <w:div w:id="1546285045">
      <w:bodyDiv w:val="1"/>
      <w:marLeft w:val="0"/>
      <w:marRight w:val="0"/>
      <w:marTop w:val="0"/>
      <w:marBottom w:val="0"/>
      <w:divBdr>
        <w:top w:val="none" w:sz="0" w:space="0" w:color="auto"/>
        <w:left w:val="none" w:sz="0" w:space="0" w:color="auto"/>
        <w:bottom w:val="none" w:sz="0" w:space="0" w:color="auto"/>
        <w:right w:val="none" w:sz="0" w:space="0" w:color="auto"/>
      </w:divBdr>
    </w:div>
    <w:div w:id="1688748817">
      <w:bodyDiv w:val="1"/>
      <w:marLeft w:val="0"/>
      <w:marRight w:val="0"/>
      <w:marTop w:val="0"/>
      <w:marBottom w:val="0"/>
      <w:divBdr>
        <w:top w:val="none" w:sz="0" w:space="0" w:color="auto"/>
        <w:left w:val="none" w:sz="0" w:space="0" w:color="auto"/>
        <w:bottom w:val="none" w:sz="0" w:space="0" w:color="auto"/>
        <w:right w:val="none" w:sz="0" w:space="0" w:color="auto"/>
      </w:divBdr>
    </w:div>
    <w:div w:id="1693149739">
      <w:bodyDiv w:val="1"/>
      <w:marLeft w:val="0"/>
      <w:marRight w:val="0"/>
      <w:marTop w:val="0"/>
      <w:marBottom w:val="0"/>
      <w:divBdr>
        <w:top w:val="none" w:sz="0" w:space="0" w:color="auto"/>
        <w:left w:val="none" w:sz="0" w:space="0" w:color="auto"/>
        <w:bottom w:val="none" w:sz="0" w:space="0" w:color="auto"/>
        <w:right w:val="none" w:sz="0" w:space="0" w:color="auto"/>
      </w:divBdr>
    </w:div>
    <w:div w:id="1724868816">
      <w:bodyDiv w:val="1"/>
      <w:marLeft w:val="0"/>
      <w:marRight w:val="0"/>
      <w:marTop w:val="0"/>
      <w:marBottom w:val="0"/>
      <w:divBdr>
        <w:top w:val="none" w:sz="0" w:space="0" w:color="auto"/>
        <w:left w:val="none" w:sz="0" w:space="0" w:color="auto"/>
        <w:bottom w:val="none" w:sz="0" w:space="0" w:color="auto"/>
        <w:right w:val="none" w:sz="0" w:space="0" w:color="auto"/>
      </w:divBdr>
    </w:div>
    <w:div w:id="1745949496">
      <w:bodyDiv w:val="1"/>
      <w:marLeft w:val="0"/>
      <w:marRight w:val="0"/>
      <w:marTop w:val="0"/>
      <w:marBottom w:val="0"/>
      <w:divBdr>
        <w:top w:val="none" w:sz="0" w:space="0" w:color="auto"/>
        <w:left w:val="none" w:sz="0" w:space="0" w:color="auto"/>
        <w:bottom w:val="none" w:sz="0" w:space="0" w:color="auto"/>
        <w:right w:val="none" w:sz="0" w:space="0" w:color="auto"/>
      </w:divBdr>
    </w:div>
    <w:div w:id="1768116958">
      <w:marLeft w:val="0"/>
      <w:marRight w:val="150"/>
      <w:marTop w:val="0"/>
      <w:marBottom w:val="0"/>
      <w:divBdr>
        <w:top w:val="none" w:sz="0" w:space="0" w:color="auto"/>
        <w:left w:val="none" w:sz="0" w:space="0" w:color="auto"/>
        <w:bottom w:val="none" w:sz="0" w:space="0" w:color="auto"/>
        <w:right w:val="none" w:sz="0" w:space="0" w:color="auto"/>
      </w:divBdr>
      <w:divsChild>
        <w:div w:id="970553632">
          <w:marLeft w:val="0"/>
          <w:marRight w:val="150"/>
          <w:marTop w:val="0"/>
          <w:marBottom w:val="0"/>
          <w:divBdr>
            <w:top w:val="none" w:sz="0" w:space="0" w:color="auto"/>
            <w:left w:val="none" w:sz="0" w:space="0" w:color="auto"/>
            <w:bottom w:val="none" w:sz="0" w:space="0" w:color="auto"/>
            <w:right w:val="none" w:sz="0" w:space="0" w:color="auto"/>
          </w:divBdr>
        </w:div>
      </w:divsChild>
    </w:div>
    <w:div w:id="1839804019">
      <w:bodyDiv w:val="1"/>
      <w:marLeft w:val="0"/>
      <w:marRight w:val="0"/>
      <w:marTop w:val="0"/>
      <w:marBottom w:val="0"/>
      <w:divBdr>
        <w:top w:val="none" w:sz="0" w:space="0" w:color="auto"/>
        <w:left w:val="none" w:sz="0" w:space="0" w:color="auto"/>
        <w:bottom w:val="none" w:sz="0" w:space="0" w:color="auto"/>
        <w:right w:val="none" w:sz="0" w:space="0" w:color="auto"/>
      </w:divBdr>
    </w:div>
    <w:div w:id="1888956370">
      <w:bodyDiv w:val="1"/>
      <w:marLeft w:val="0"/>
      <w:marRight w:val="0"/>
      <w:marTop w:val="0"/>
      <w:marBottom w:val="0"/>
      <w:divBdr>
        <w:top w:val="none" w:sz="0" w:space="0" w:color="auto"/>
        <w:left w:val="none" w:sz="0" w:space="0" w:color="auto"/>
        <w:bottom w:val="none" w:sz="0" w:space="0" w:color="auto"/>
        <w:right w:val="none" w:sz="0" w:space="0" w:color="auto"/>
      </w:divBdr>
    </w:div>
    <w:div w:id="1890068536">
      <w:marLeft w:val="0"/>
      <w:marRight w:val="0"/>
      <w:marTop w:val="0"/>
      <w:marBottom w:val="0"/>
      <w:divBdr>
        <w:top w:val="none" w:sz="0" w:space="0" w:color="auto"/>
        <w:left w:val="none" w:sz="0" w:space="0" w:color="auto"/>
        <w:bottom w:val="none" w:sz="0" w:space="0" w:color="auto"/>
        <w:right w:val="none" w:sz="0" w:space="0" w:color="auto"/>
      </w:divBdr>
    </w:div>
    <w:div w:id="1923878630">
      <w:marLeft w:val="0"/>
      <w:marRight w:val="150"/>
      <w:marTop w:val="0"/>
      <w:marBottom w:val="0"/>
      <w:divBdr>
        <w:top w:val="none" w:sz="0" w:space="0" w:color="auto"/>
        <w:left w:val="none" w:sz="0" w:space="0" w:color="auto"/>
        <w:bottom w:val="none" w:sz="0" w:space="0" w:color="auto"/>
        <w:right w:val="none" w:sz="0" w:space="0" w:color="auto"/>
      </w:divBdr>
      <w:divsChild>
        <w:div w:id="597450221">
          <w:marLeft w:val="0"/>
          <w:marRight w:val="150"/>
          <w:marTop w:val="0"/>
          <w:marBottom w:val="0"/>
          <w:divBdr>
            <w:top w:val="none" w:sz="0" w:space="0" w:color="auto"/>
            <w:left w:val="none" w:sz="0" w:space="0" w:color="auto"/>
            <w:bottom w:val="none" w:sz="0" w:space="0" w:color="auto"/>
            <w:right w:val="none" w:sz="0" w:space="0" w:color="auto"/>
          </w:divBdr>
        </w:div>
      </w:divsChild>
    </w:div>
    <w:div w:id="1933974382">
      <w:marLeft w:val="0"/>
      <w:marRight w:val="150"/>
      <w:marTop w:val="0"/>
      <w:marBottom w:val="0"/>
      <w:divBdr>
        <w:top w:val="none" w:sz="0" w:space="0" w:color="auto"/>
        <w:left w:val="none" w:sz="0" w:space="0" w:color="auto"/>
        <w:bottom w:val="none" w:sz="0" w:space="0" w:color="auto"/>
        <w:right w:val="none" w:sz="0" w:space="0" w:color="auto"/>
      </w:divBdr>
      <w:divsChild>
        <w:div w:id="486092362">
          <w:marLeft w:val="0"/>
          <w:marRight w:val="150"/>
          <w:marTop w:val="0"/>
          <w:marBottom w:val="0"/>
          <w:divBdr>
            <w:top w:val="none" w:sz="0" w:space="0" w:color="auto"/>
            <w:left w:val="none" w:sz="0" w:space="0" w:color="auto"/>
            <w:bottom w:val="none" w:sz="0" w:space="0" w:color="auto"/>
            <w:right w:val="none" w:sz="0" w:space="0" w:color="auto"/>
          </w:divBdr>
        </w:div>
      </w:divsChild>
    </w:div>
    <w:div w:id="1998259716">
      <w:marLeft w:val="0"/>
      <w:marRight w:val="150"/>
      <w:marTop w:val="0"/>
      <w:marBottom w:val="0"/>
      <w:divBdr>
        <w:top w:val="none" w:sz="0" w:space="0" w:color="auto"/>
        <w:left w:val="none" w:sz="0" w:space="0" w:color="auto"/>
        <w:bottom w:val="none" w:sz="0" w:space="0" w:color="auto"/>
        <w:right w:val="none" w:sz="0" w:space="0" w:color="auto"/>
      </w:divBdr>
    </w:div>
    <w:div w:id="2008945721">
      <w:bodyDiv w:val="1"/>
      <w:marLeft w:val="0"/>
      <w:marRight w:val="0"/>
      <w:marTop w:val="0"/>
      <w:marBottom w:val="0"/>
      <w:divBdr>
        <w:top w:val="none" w:sz="0" w:space="0" w:color="auto"/>
        <w:left w:val="none" w:sz="0" w:space="0" w:color="auto"/>
        <w:bottom w:val="none" w:sz="0" w:space="0" w:color="auto"/>
        <w:right w:val="none" w:sz="0" w:space="0" w:color="auto"/>
      </w:divBdr>
    </w:div>
    <w:div w:id="2036694383">
      <w:bodyDiv w:val="1"/>
      <w:marLeft w:val="0"/>
      <w:marRight w:val="0"/>
      <w:marTop w:val="0"/>
      <w:marBottom w:val="0"/>
      <w:divBdr>
        <w:top w:val="none" w:sz="0" w:space="0" w:color="auto"/>
        <w:left w:val="none" w:sz="0" w:space="0" w:color="auto"/>
        <w:bottom w:val="none" w:sz="0" w:space="0" w:color="auto"/>
        <w:right w:val="none" w:sz="0" w:space="0" w:color="auto"/>
      </w:divBdr>
    </w:div>
    <w:div w:id="2086608006">
      <w:bodyDiv w:val="1"/>
      <w:marLeft w:val="0"/>
      <w:marRight w:val="0"/>
      <w:marTop w:val="0"/>
      <w:marBottom w:val="0"/>
      <w:divBdr>
        <w:top w:val="none" w:sz="0" w:space="0" w:color="auto"/>
        <w:left w:val="none" w:sz="0" w:space="0" w:color="auto"/>
        <w:bottom w:val="none" w:sz="0" w:space="0" w:color="auto"/>
        <w:right w:val="none" w:sz="0" w:space="0" w:color="auto"/>
      </w:divBdr>
    </w:div>
    <w:div w:id="2089187331">
      <w:bodyDiv w:val="1"/>
      <w:marLeft w:val="0"/>
      <w:marRight w:val="0"/>
      <w:marTop w:val="0"/>
      <w:marBottom w:val="0"/>
      <w:divBdr>
        <w:top w:val="none" w:sz="0" w:space="0" w:color="auto"/>
        <w:left w:val="none" w:sz="0" w:space="0" w:color="auto"/>
        <w:bottom w:val="none" w:sz="0" w:space="0" w:color="auto"/>
        <w:right w:val="none" w:sz="0" w:space="0" w:color="auto"/>
      </w:divBdr>
    </w:div>
    <w:div w:id="2116092652">
      <w:marLeft w:val="0"/>
      <w:marRight w:val="150"/>
      <w:marTop w:val="0"/>
      <w:marBottom w:val="0"/>
      <w:divBdr>
        <w:top w:val="none" w:sz="0" w:space="0" w:color="auto"/>
        <w:left w:val="none" w:sz="0" w:space="0" w:color="auto"/>
        <w:bottom w:val="none" w:sz="0" w:space="0" w:color="auto"/>
        <w:right w:val="none" w:sz="0" w:space="0" w:color="auto"/>
      </w:divBdr>
      <w:divsChild>
        <w:div w:id="779373143">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eb.archive.org/web/20180112182723/https:/gamehistory.org/first-video-game-commercia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wepc.com/news/video-game-statistics/"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eb.archive.org/web/20170627094159/http://www.gamasutra.com/view/news/176677/Happy_40th_birthday_video_games.php"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A1B66FF8C57347A5896105C63D50D0" ma:contentTypeVersion="4" ma:contentTypeDescription="Create a new document." ma:contentTypeScope="" ma:versionID="d9f51380ec6b175712dc37f048e52e58">
  <xsd:schema xmlns:xsd="http://www.w3.org/2001/XMLSchema" xmlns:xs="http://www.w3.org/2001/XMLSchema" xmlns:p="http://schemas.microsoft.com/office/2006/metadata/properties" xmlns:ns2="ece9c394-f87f-4b60-bf99-8954175e9e16" targetNamespace="http://schemas.microsoft.com/office/2006/metadata/properties" ma:root="true" ma:fieldsID="4f63b54b76486946b0cf3ac013165919" ns2:_="">
    <xsd:import namespace="ece9c394-f87f-4b60-bf99-8954175e9e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9c394-f87f-4b60-bf99-8954175e9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18EB1-E43E-476A-94AC-B0511BDDB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9c394-f87f-4b60-bf99-8954175e9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B95DAB-8CA6-4366-A677-15EF4F6CCE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593435-6801-4A30-B01D-77E3E82C44F5}">
  <ds:schemaRefs>
    <ds:schemaRef ds:uri="http://schemas.microsoft.com/sharepoint/v3/contenttype/forms"/>
  </ds:schemaRefs>
</ds:datastoreItem>
</file>

<file path=customXml/itemProps4.xml><?xml version="1.0" encoding="utf-8"?>
<ds:datastoreItem xmlns:ds="http://schemas.openxmlformats.org/officeDocument/2006/customXml" ds:itemID="{2F5FF94C-77B4-4E3D-8097-7119C1386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13567</Words>
  <Characters>77333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 Rogers</dc:creator>
  <cp:keywords/>
  <dc:description/>
  <cp:lastModifiedBy>Jennifer M Rogers</cp:lastModifiedBy>
  <cp:revision>2</cp:revision>
  <cp:lastPrinted>2020-06-10T01:03:00Z</cp:lastPrinted>
  <dcterms:created xsi:type="dcterms:W3CDTF">2020-06-10T21:33:00Z</dcterms:created>
  <dcterms:modified xsi:type="dcterms:W3CDTF">2020-06-10T21:33:00Z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0x0101008DA1B66FF8C57347A5896105C63D50D0</vt:lpwstr>
  </property>
</Properties>
</file>